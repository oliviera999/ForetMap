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074" w:rsidRPr="00CA47DD" w:rsidRDefault="00143732" w:rsidP="00CA47DD">
      <w:pPr>
        <w:jc w:val="center"/>
        <w:rPr>
          <w:b/>
          <w:bCs/>
          <w:sz w:val="36"/>
          <w:szCs w:val="36"/>
        </w:rPr>
      </w:pPr>
      <w:r w:rsidRPr="00CA47DD">
        <w:rPr>
          <w:b/>
          <w:bCs/>
          <w:sz w:val="36"/>
          <w:szCs w:val="36"/>
        </w:rPr>
        <w:t>La valeur é</w:t>
      </w:r>
      <w:r w:rsidR="00AF7180" w:rsidRPr="00CA47DD">
        <w:rPr>
          <w:b/>
          <w:bCs/>
          <w:sz w:val="36"/>
          <w:szCs w:val="36"/>
        </w:rPr>
        <w:t>cologique de la daya de Dar Bouazza</w:t>
      </w:r>
    </w:p>
    <w:p w:rsidR="007D2BED" w:rsidRDefault="007D2BED" w:rsidP="007D2BED">
      <w:pPr>
        <w:pStyle w:val="Sansinterligne"/>
        <w:jc w:val="right"/>
      </w:pPr>
    </w:p>
    <w:p w:rsidR="007D2BED" w:rsidRDefault="007D2BED" w:rsidP="007D2BED">
      <w:pPr>
        <w:pStyle w:val="Sansinterligne"/>
        <w:jc w:val="right"/>
      </w:pPr>
    </w:p>
    <w:p w:rsidR="007D2BED" w:rsidRPr="00CA47DD" w:rsidRDefault="007D2BED" w:rsidP="007D2BED">
      <w:pPr>
        <w:pStyle w:val="Sansinterligne"/>
        <w:jc w:val="right"/>
        <w:rPr>
          <w:rFonts w:cs="Times New Roman"/>
        </w:rPr>
      </w:pPr>
      <w:r w:rsidRPr="00CA47DD">
        <w:t>Groupe</w:t>
      </w:r>
      <w:r w:rsidR="00992737">
        <w:t xml:space="preserve"> d’Ornithologie du Maroc</w:t>
      </w:r>
      <w:r w:rsidRPr="00CA47DD">
        <w:rPr>
          <w:rFonts w:cs="Times New Roman"/>
        </w:rPr>
        <w:t xml:space="preserve"> </w:t>
      </w:r>
    </w:p>
    <w:p w:rsidR="007D2BED" w:rsidRPr="00CA47DD" w:rsidRDefault="007D2BED" w:rsidP="007D2BED">
      <w:pPr>
        <w:pStyle w:val="Sansinterligne"/>
        <w:jc w:val="right"/>
        <w:rPr>
          <w:rFonts w:cs="Times New Roman"/>
        </w:rPr>
      </w:pPr>
      <w:r w:rsidRPr="00CA47DD">
        <w:rPr>
          <w:rFonts w:cs="Times New Roman"/>
        </w:rPr>
        <w:t>74, rue Dahomey Im Mouline</w:t>
      </w:r>
    </w:p>
    <w:p w:rsidR="007D2BED" w:rsidRPr="00CA47DD" w:rsidRDefault="007D2BED" w:rsidP="007D2BED">
      <w:pPr>
        <w:pStyle w:val="Sansinterligne"/>
        <w:jc w:val="right"/>
        <w:rPr>
          <w:rFonts w:cs="Times New Roman"/>
        </w:rPr>
      </w:pPr>
      <w:r w:rsidRPr="00CA47DD">
        <w:rPr>
          <w:rFonts w:cs="Times New Roman"/>
        </w:rPr>
        <w:t>N°5 Dior Ejjamaa, RABAT</w:t>
      </w:r>
    </w:p>
    <w:p w:rsidR="006D3A37" w:rsidRDefault="006D3A37" w:rsidP="00CA47DD">
      <w:pPr>
        <w:pStyle w:val="Sansinterligne"/>
        <w:jc w:val="right"/>
      </w:pPr>
    </w:p>
    <w:p w:rsidR="00AF7180" w:rsidRPr="008B099A" w:rsidRDefault="00AF7180" w:rsidP="00AF7180">
      <w:pPr>
        <w:rPr>
          <w:b/>
          <w:bCs/>
          <w:sz w:val="32"/>
          <w:szCs w:val="32"/>
        </w:rPr>
      </w:pPr>
      <w:r w:rsidRPr="008B099A">
        <w:rPr>
          <w:b/>
          <w:bCs/>
          <w:sz w:val="32"/>
          <w:szCs w:val="32"/>
        </w:rPr>
        <w:t>Résumé</w:t>
      </w:r>
      <w:r w:rsidR="00285A77" w:rsidRPr="008B099A">
        <w:rPr>
          <w:b/>
          <w:bCs/>
          <w:sz w:val="32"/>
          <w:szCs w:val="32"/>
        </w:rPr>
        <w:t> :</w:t>
      </w:r>
    </w:p>
    <w:p w:rsidR="00A64CCC" w:rsidRPr="00A64CCC" w:rsidRDefault="00A64CCC" w:rsidP="00A64CCC">
      <w:pPr>
        <w:spacing w:before="30" w:after="25" w:line="240" w:lineRule="auto"/>
        <w:ind w:left="57"/>
        <w:jc w:val="both"/>
        <w:rPr>
          <w:b/>
          <w:bCs/>
        </w:rPr>
      </w:pPr>
      <w:r w:rsidRPr="00A64CCC">
        <w:rPr>
          <w:b/>
          <w:bCs/>
        </w:rPr>
        <w:t>La daya de Dar Bouazza est une zone humide naturelle de 18ha située à 15km du centre de Casablanca. Elle revêt une importance</w:t>
      </w:r>
      <w:r w:rsidR="002820B5">
        <w:rPr>
          <w:b/>
          <w:bCs/>
        </w:rPr>
        <w:t xml:space="preserve"> nationale et</w:t>
      </w:r>
      <w:r w:rsidRPr="00A64CCC">
        <w:rPr>
          <w:b/>
          <w:bCs/>
        </w:rPr>
        <w:t xml:space="preserve"> internationale car :</w:t>
      </w:r>
    </w:p>
    <w:p w:rsidR="00A64CCC" w:rsidRPr="00A64CCC" w:rsidRDefault="00A64CCC" w:rsidP="00A64CCC">
      <w:pPr>
        <w:numPr>
          <w:ilvl w:val="0"/>
          <w:numId w:val="1"/>
        </w:numPr>
        <w:spacing w:before="30" w:after="25" w:line="240" w:lineRule="auto"/>
        <w:jc w:val="both"/>
        <w:rPr>
          <w:b/>
          <w:bCs/>
        </w:rPr>
      </w:pPr>
      <w:r w:rsidRPr="00A64CCC">
        <w:rPr>
          <w:b/>
          <w:bCs/>
        </w:rPr>
        <w:t>C’est la dernière relique régionale représentative des marais de dépression interdunaire dont la plupart ont été asséchés pour l’agriculture ou l’urbanisation.</w:t>
      </w:r>
    </w:p>
    <w:p w:rsidR="00A64CCC" w:rsidRPr="00A64CCC" w:rsidRDefault="00A64CCC" w:rsidP="00A64CCC">
      <w:pPr>
        <w:numPr>
          <w:ilvl w:val="0"/>
          <w:numId w:val="1"/>
        </w:numPr>
        <w:spacing w:before="30" w:after="25" w:line="240" w:lineRule="auto"/>
        <w:jc w:val="both"/>
        <w:rPr>
          <w:b/>
          <w:bCs/>
        </w:rPr>
      </w:pPr>
      <w:r w:rsidRPr="00A64CCC">
        <w:rPr>
          <w:b/>
          <w:bCs/>
        </w:rPr>
        <w:t xml:space="preserve">Elle abrite plusieurs espèces de vertébrés dont le statut de conservation est défavorable </w:t>
      </w:r>
      <w:r w:rsidR="002820B5">
        <w:rPr>
          <w:b/>
          <w:bCs/>
        </w:rPr>
        <w:t xml:space="preserve">à l’échelle mondiale </w:t>
      </w:r>
      <w:r w:rsidRPr="00A64CCC">
        <w:rPr>
          <w:b/>
          <w:bCs/>
        </w:rPr>
        <w:t>(classées  CR, VU, NT sur la liste rouge de l’UICN)</w:t>
      </w:r>
    </w:p>
    <w:p w:rsidR="00A64CCC" w:rsidRPr="00A64CCC" w:rsidRDefault="00A64CCC" w:rsidP="00A64CCC">
      <w:pPr>
        <w:numPr>
          <w:ilvl w:val="0"/>
          <w:numId w:val="1"/>
        </w:numPr>
        <w:spacing w:before="30" w:after="25" w:line="240" w:lineRule="auto"/>
        <w:jc w:val="both"/>
        <w:rPr>
          <w:b/>
          <w:bCs/>
        </w:rPr>
      </w:pPr>
      <w:r w:rsidRPr="00A64CCC">
        <w:rPr>
          <w:b/>
          <w:bCs/>
        </w:rPr>
        <w:t>C’est un poi</w:t>
      </w:r>
      <w:r w:rsidR="0071363C">
        <w:rPr>
          <w:b/>
          <w:bCs/>
        </w:rPr>
        <w:t>nt chaud de la biodiversité : 19</w:t>
      </w:r>
      <w:r w:rsidRPr="00A64CCC">
        <w:rPr>
          <w:b/>
          <w:bCs/>
        </w:rPr>
        <w:t xml:space="preserve">0 espèces d’oiseaux, 6 espèces d’amphibiens, </w:t>
      </w:r>
      <w:r w:rsidR="00D57587">
        <w:rPr>
          <w:b/>
          <w:bCs/>
        </w:rPr>
        <w:t xml:space="preserve">près de </w:t>
      </w:r>
      <w:r w:rsidRPr="00A64CCC">
        <w:rPr>
          <w:b/>
          <w:bCs/>
        </w:rPr>
        <w:t xml:space="preserve">200 espèces d’arthropodes. Elle abrite des populations végétales et animales typiques des milieux humides, importantes pour le maintien de la diversité biologique dans cette région </w:t>
      </w:r>
      <w:r>
        <w:rPr>
          <w:b/>
          <w:bCs/>
        </w:rPr>
        <w:t xml:space="preserve">globalement </w:t>
      </w:r>
      <w:r w:rsidRPr="00A64CCC">
        <w:rPr>
          <w:b/>
          <w:bCs/>
        </w:rPr>
        <w:t xml:space="preserve">semi-aride. Cette diversité est due à la mosaïque de milieux qui constituent cette zone humide : zones en eau ouvertes et permanentes, zones temporairement inondées, phragmitaies, typhaies, massifs de joncs, zones buissonnantes, marais herbeux </w:t>
      </w:r>
      <w:r w:rsidR="002820B5">
        <w:rPr>
          <w:b/>
          <w:bCs/>
        </w:rPr>
        <w:t>pâturé.</w:t>
      </w:r>
    </w:p>
    <w:p w:rsidR="00A64CCC" w:rsidRPr="00A64CCC" w:rsidRDefault="00A64CCC" w:rsidP="00A64CCC">
      <w:pPr>
        <w:numPr>
          <w:ilvl w:val="0"/>
          <w:numId w:val="1"/>
        </w:numPr>
        <w:spacing w:before="30" w:after="25" w:line="240" w:lineRule="auto"/>
        <w:jc w:val="both"/>
        <w:rPr>
          <w:b/>
          <w:bCs/>
        </w:rPr>
      </w:pPr>
      <w:r w:rsidRPr="00A64CCC">
        <w:rPr>
          <w:b/>
          <w:bCs/>
        </w:rPr>
        <w:t xml:space="preserve">Elle constitue une halte migratoire de grande importance sur la voie de migration Est-Atlantique : </w:t>
      </w:r>
      <w:r w:rsidR="002820B5">
        <w:rPr>
          <w:b/>
          <w:bCs/>
        </w:rPr>
        <w:t>Les oiseaux (</w:t>
      </w:r>
      <w:r w:rsidRPr="00A64CCC">
        <w:rPr>
          <w:b/>
          <w:bCs/>
        </w:rPr>
        <w:t>Limicoles, Laridés, Rallidés, Passereaux</w:t>
      </w:r>
      <w:r w:rsidR="002820B5">
        <w:rPr>
          <w:b/>
          <w:bCs/>
        </w:rPr>
        <w:t>,…)</w:t>
      </w:r>
      <w:r w:rsidRPr="00A64CCC">
        <w:rPr>
          <w:b/>
          <w:bCs/>
        </w:rPr>
        <w:t xml:space="preserve"> y trouvent à la fois des ressources alimentaires et un refuge physique, et peuvent s’y rassembler par centaines lors des deux passages. Elle est nécessaire à la réalisation du cycle de vie des batraciens et odonates de la région en abritant leurs stades larvaires et c’est un site de mue important pour 3 espèces d’anatidés.</w:t>
      </w:r>
    </w:p>
    <w:p w:rsidR="00AF7180" w:rsidRPr="00A64CCC" w:rsidRDefault="00A64CCC" w:rsidP="00052703">
      <w:pPr>
        <w:jc w:val="both"/>
        <w:rPr>
          <w:b/>
          <w:bCs/>
        </w:rPr>
      </w:pPr>
      <w:r w:rsidRPr="00A64CCC">
        <w:rPr>
          <w:b/>
          <w:bCs/>
        </w:rPr>
        <w:t>La zone humide de Dar Bouazza rend des services écosystémiques nombreux et variés à la population : amortissement des crues et protection contre les inondations, réservoir d’eau douce, maintien du littoral et réduction des effets des changements climatiques. Elle a aussi un rôle éducatif, social et culturel : C’est un très bon support pédagogique dont profitent un grand nombre d’élèves et d’étudiants de la région, et c’est enfin un lieu de détente et d’agrément pour la population urbaine de Casablanca.</w:t>
      </w:r>
    </w:p>
    <w:p w:rsidR="00AF7180" w:rsidRDefault="00AF7180" w:rsidP="00AF7180"/>
    <w:p w:rsidR="00AF7180" w:rsidRPr="00E33C37" w:rsidRDefault="00652FC6" w:rsidP="00E33C37">
      <w:pPr>
        <w:pStyle w:val="Paragraphedeliste"/>
        <w:numPr>
          <w:ilvl w:val="0"/>
          <w:numId w:val="5"/>
        </w:numPr>
        <w:tabs>
          <w:tab w:val="left" w:pos="3449"/>
        </w:tabs>
        <w:rPr>
          <w:b/>
          <w:bCs/>
          <w:sz w:val="32"/>
          <w:szCs w:val="32"/>
        </w:rPr>
      </w:pPr>
      <w:r w:rsidRPr="00E33C37">
        <w:rPr>
          <w:b/>
          <w:bCs/>
          <w:sz w:val="32"/>
          <w:szCs w:val="32"/>
        </w:rPr>
        <w:t>Description de la daya de Dar Bouazza</w:t>
      </w:r>
      <w:r w:rsidR="00143732" w:rsidRPr="00E33C37">
        <w:rPr>
          <w:b/>
          <w:bCs/>
          <w:sz w:val="32"/>
          <w:szCs w:val="32"/>
        </w:rPr>
        <w:t> :</w:t>
      </w:r>
    </w:p>
    <w:p w:rsidR="001B0C1E" w:rsidRPr="006C53F3" w:rsidRDefault="001B0C1E" w:rsidP="00092112">
      <w:pPr>
        <w:tabs>
          <w:tab w:val="left" w:pos="3449"/>
        </w:tabs>
        <w:rPr>
          <w:b/>
          <w:bCs/>
          <w:sz w:val="24"/>
          <w:szCs w:val="24"/>
        </w:rPr>
      </w:pPr>
      <w:r w:rsidRPr="006C53F3">
        <w:rPr>
          <w:b/>
          <w:bCs/>
          <w:sz w:val="24"/>
          <w:szCs w:val="24"/>
        </w:rPr>
        <w:t>Localis</w:t>
      </w:r>
      <w:r w:rsidR="00092112" w:rsidRPr="006C53F3">
        <w:rPr>
          <w:b/>
          <w:bCs/>
          <w:sz w:val="24"/>
          <w:szCs w:val="24"/>
        </w:rPr>
        <w:t>a</w:t>
      </w:r>
      <w:r w:rsidRPr="006C53F3">
        <w:rPr>
          <w:b/>
          <w:bCs/>
          <w:sz w:val="24"/>
          <w:szCs w:val="24"/>
        </w:rPr>
        <w:t>tion :</w:t>
      </w:r>
    </w:p>
    <w:p w:rsidR="001B0C1E" w:rsidRDefault="001B0C1E" w:rsidP="00092112">
      <w:pPr>
        <w:tabs>
          <w:tab w:val="left" w:pos="3449"/>
        </w:tabs>
        <w:jc w:val="both"/>
      </w:pPr>
      <w:r>
        <w:t>La daya de Dar Bouazza s’étend le long de la côte Atlantique suivant une direction NE-SO. Elle est localisée à environ 15 km au Sud-Ouest d</w:t>
      </w:r>
      <w:r w:rsidR="00810243">
        <w:t>u centre d</w:t>
      </w:r>
      <w:r>
        <w:t>e la ville de Casablanc</w:t>
      </w:r>
      <w:r w:rsidR="002B725A">
        <w:t>a</w:t>
      </w:r>
      <w:r w:rsidR="00A31262">
        <w:t xml:space="preserve"> et fait partie de la série de</w:t>
      </w:r>
      <w:r>
        <w:t xml:space="preserve"> plaines subatlantiques qui se développent en bordure de l’océan depuis Rabat jusqu’à Essaouira.</w:t>
      </w:r>
    </w:p>
    <w:p w:rsidR="001B0C1E" w:rsidRDefault="001B0C1E" w:rsidP="00092112">
      <w:pPr>
        <w:tabs>
          <w:tab w:val="left" w:pos="3449"/>
        </w:tabs>
        <w:jc w:val="both"/>
      </w:pPr>
      <w:r>
        <w:t>Administrativement, elle se t</w:t>
      </w:r>
      <w:r w:rsidR="00CD6752">
        <w:t>rouve sur le territoire de la commune</w:t>
      </w:r>
      <w:r>
        <w:t xml:space="preserve"> de Dar Bouazza, dans la région de Casablanca – Settat.</w:t>
      </w:r>
    </w:p>
    <w:p w:rsidR="00092112" w:rsidRDefault="00092112" w:rsidP="00092112">
      <w:pPr>
        <w:tabs>
          <w:tab w:val="left" w:pos="3449"/>
        </w:tabs>
        <w:jc w:val="both"/>
      </w:pPr>
      <w:r>
        <w:t>Elle occupe une superficie de 18 ha.</w:t>
      </w:r>
    </w:p>
    <w:p w:rsidR="00616F9E" w:rsidRDefault="00616F9E" w:rsidP="00AF7180">
      <w:r>
        <w:rPr>
          <w:noProof/>
          <w:lang w:eastAsia="fr-FR"/>
        </w:rPr>
        <w:lastRenderedPageBreak/>
        <w:drawing>
          <wp:inline distT="0" distB="0" distL="0" distR="0">
            <wp:extent cx="5573676" cy="3472289"/>
            <wp:effectExtent l="19050" t="0" r="7974"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l="28447" t="20328" r="24698" b="27822"/>
                    <a:stretch>
                      <a:fillRect/>
                    </a:stretch>
                  </pic:blipFill>
                  <pic:spPr bwMode="auto">
                    <a:xfrm>
                      <a:off x="0" y="0"/>
                      <a:ext cx="5592380" cy="3483941"/>
                    </a:xfrm>
                    <a:prstGeom prst="rect">
                      <a:avLst/>
                    </a:prstGeom>
                    <a:noFill/>
                    <a:ln w="9525">
                      <a:noFill/>
                      <a:miter lim="800000"/>
                      <a:headEnd/>
                      <a:tailEnd/>
                    </a:ln>
                  </pic:spPr>
                </pic:pic>
              </a:graphicData>
            </a:graphic>
          </wp:inline>
        </w:drawing>
      </w:r>
    </w:p>
    <w:p w:rsidR="00616F9E" w:rsidRDefault="002A2288" w:rsidP="00CE18A4">
      <w:pPr>
        <w:jc w:val="center"/>
      </w:pPr>
      <w:r>
        <w:t>Image satellite</w:t>
      </w:r>
      <w:r w:rsidR="00CE18A4">
        <w:t xml:space="preserve"> de la daya de Dar Bouazza</w:t>
      </w:r>
      <w:r>
        <w:t xml:space="preserve"> (Google Maps)</w:t>
      </w:r>
    </w:p>
    <w:p w:rsidR="005768ED" w:rsidRDefault="005768ED" w:rsidP="00CE18A4">
      <w:pPr>
        <w:jc w:val="center"/>
      </w:pPr>
    </w:p>
    <w:p w:rsidR="00143732" w:rsidRDefault="008C4CF9" w:rsidP="00616F9E">
      <w:pPr>
        <w:jc w:val="center"/>
      </w:pPr>
      <w:ins w:id="0" w:author="rajaee" w:date="2018-10-05T11:47:00Z">
        <w:r>
          <w:rPr>
            <w:noProof/>
            <w:lang w:eastAsia="fr-FR"/>
          </w:rPr>
          <w:drawing>
            <wp:inline distT="0" distB="0" distL="0" distR="0">
              <wp:extent cx="5620178" cy="3884143"/>
              <wp:effectExtent l="19050" t="0" r="0" b="0"/>
              <wp:docPr id="7" name="Image 1" descr="H:\Dar Bouazza\situ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H:\Dar Bouazza\situation.jpg"/>
                      <pic:cNvPicPr>
                        <a:picLocks noChangeAspect="1" noChangeArrowheads="1"/>
                      </pic:cNvPicPr>
                    </pic:nvPicPr>
                    <pic:blipFill>
                      <a:blip r:embed="rId9" cstate="print"/>
                      <a:srcRect l="1607" t="2274" r="1242" b="2576"/>
                      <a:stretch>
                        <a:fillRect/>
                      </a:stretch>
                    </pic:blipFill>
                    <pic:spPr bwMode="auto">
                      <a:xfrm>
                        <a:off x="0" y="0"/>
                        <a:ext cx="5623205" cy="3886235"/>
                      </a:xfrm>
                      <a:prstGeom prst="rect">
                        <a:avLst/>
                      </a:prstGeom>
                      <a:noFill/>
                      <a:ln w="9525">
                        <a:noFill/>
                        <a:miter lim="800000"/>
                        <a:headEnd/>
                        <a:tailEnd/>
                      </a:ln>
                    </pic:spPr>
                  </pic:pic>
                </a:graphicData>
              </a:graphic>
            </wp:inline>
          </w:drawing>
        </w:r>
      </w:ins>
    </w:p>
    <w:p w:rsidR="00143732" w:rsidRDefault="00CE18A4" w:rsidP="00CE18A4">
      <w:pPr>
        <w:jc w:val="center"/>
      </w:pPr>
      <w:r>
        <w:t>Localisation de la daya de Dar Bouazza (ABHBC)</w:t>
      </w:r>
    </w:p>
    <w:p w:rsidR="0066005C" w:rsidRDefault="0066005C" w:rsidP="00AF7180">
      <w:pPr>
        <w:rPr>
          <w:b/>
          <w:bCs/>
          <w:sz w:val="24"/>
          <w:szCs w:val="24"/>
        </w:rPr>
      </w:pPr>
    </w:p>
    <w:p w:rsidR="0007579C" w:rsidRDefault="0007579C" w:rsidP="00AF7180">
      <w:pPr>
        <w:rPr>
          <w:b/>
          <w:bCs/>
          <w:sz w:val="24"/>
          <w:szCs w:val="24"/>
        </w:rPr>
      </w:pPr>
      <w:r>
        <w:rPr>
          <w:b/>
          <w:bCs/>
          <w:sz w:val="24"/>
          <w:szCs w:val="24"/>
        </w:rPr>
        <w:lastRenderedPageBreak/>
        <w:t>Climat :</w:t>
      </w:r>
    </w:p>
    <w:p w:rsidR="0007579C" w:rsidRDefault="0007579C" w:rsidP="00A77A79">
      <w:pPr>
        <w:jc w:val="both"/>
      </w:pPr>
      <w:r w:rsidRPr="0007579C">
        <w:t xml:space="preserve">Le climat de la région est de type semi-aride, mésothermique, avec un faible surplus de précipitations en hiver, favorisé par l’influence océanique. La zone de Dar </w:t>
      </w:r>
      <w:r>
        <w:t>Bouazza reçoit des précipitations moyennes annuelles de l’ordre de 320 mm. Les précipitations connaissent une forte variabilité selon les saisons, la période pluvieuse s’étendant de novembre à mai (90% des précipitations annuelles durant cette période).</w:t>
      </w:r>
      <w:r w:rsidR="00A77A79">
        <w:t xml:space="preserve"> La moyenne annuelle des températures est de 22°C et l’humidité atmosphérique est importante (&gt;60% à midi).</w:t>
      </w:r>
    </w:p>
    <w:p w:rsidR="00A77A79" w:rsidRPr="0007579C" w:rsidRDefault="00A77A79" w:rsidP="00A77A79">
      <w:pPr>
        <w:jc w:val="both"/>
      </w:pPr>
    </w:p>
    <w:p w:rsidR="006C53F3" w:rsidRDefault="006C53F3" w:rsidP="00AF7180">
      <w:r w:rsidRPr="008E18D0">
        <w:rPr>
          <w:b/>
          <w:bCs/>
          <w:sz w:val="24"/>
          <w:szCs w:val="24"/>
        </w:rPr>
        <w:t>Géomorphologie</w:t>
      </w:r>
      <w:r>
        <w:t> :</w:t>
      </w:r>
    </w:p>
    <w:p w:rsidR="006C53F3" w:rsidRDefault="006C53F3" w:rsidP="00AF7180">
      <w:r>
        <w:t>La daya de Dar Bouazza occupe une dépression allongée, à fond plat. Elle est délimitée au nord par la dune de sable actuelle, qui la sépare de l’océan, et au sud par une dune fossile consolidée, parall</w:t>
      </w:r>
      <w:r w:rsidR="00405B09">
        <w:t>èle à la côte, constituée de</w:t>
      </w:r>
      <w:r w:rsidR="0074515C">
        <w:t xml:space="preserve"> lumachelles et de</w:t>
      </w:r>
      <w:r w:rsidR="00405B09">
        <w:t xml:space="preserve"> </w:t>
      </w:r>
      <w:r w:rsidR="0074515C">
        <w:t>calcaires gréseux du quaternaire</w:t>
      </w:r>
      <w:r w:rsidR="00405B09">
        <w:t>.</w:t>
      </w:r>
    </w:p>
    <w:p w:rsidR="00A77A79" w:rsidRDefault="00A77A79" w:rsidP="00AF7180"/>
    <w:p w:rsidR="006C53F3" w:rsidRDefault="007D3A6B" w:rsidP="00AF7180">
      <w:r w:rsidRPr="00652FC6">
        <w:rPr>
          <w:b/>
          <w:bCs/>
          <w:sz w:val="24"/>
          <w:szCs w:val="24"/>
        </w:rPr>
        <w:t>Fonctionnement hydrologique</w:t>
      </w:r>
      <w:r w:rsidR="006C53F3">
        <w:t> :</w:t>
      </w:r>
    </w:p>
    <w:p w:rsidR="0011279A" w:rsidRDefault="0011279A" w:rsidP="00F05944">
      <w:pPr>
        <w:jc w:val="both"/>
      </w:pPr>
      <w:r>
        <w:t xml:space="preserve">La daya se situe dans une dépression dominée par un bassin versant de 780 ha (avec des ruissellements en nappe). </w:t>
      </w:r>
    </w:p>
    <w:p w:rsidR="002449E4" w:rsidRDefault="0011279A" w:rsidP="00F05944">
      <w:pPr>
        <w:jc w:val="both"/>
      </w:pPr>
      <w:r>
        <w:t>Aucun oued péren</w:t>
      </w:r>
      <w:r w:rsidR="0074515C">
        <w:t>ne n</w:t>
      </w:r>
      <w:r>
        <w:t>e traverse la région. Les</w:t>
      </w:r>
      <w:r w:rsidR="00333189">
        <w:t xml:space="preserve"> principales</w:t>
      </w:r>
      <w:r>
        <w:t xml:space="preserve"> ressources en eau proviennent</w:t>
      </w:r>
      <w:r w:rsidR="004D3D89">
        <w:t xml:space="preserve"> </w:t>
      </w:r>
      <w:r>
        <w:t>de la nappe phréatique qui offre l’avantage d’être riche</w:t>
      </w:r>
      <w:r w:rsidR="001F083E">
        <w:t xml:space="preserve"> et peu profonde</w:t>
      </w:r>
      <w:r w:rsidR="00B51354">
        <w:t xml:space="preserve">, et </w:t>
      </w:r>
      <w:r w:rsidR="00A16CFC">
        <w:t xml:space="preserve">dans une moindre mesure </w:t>
      </w:r>
      <w:r w:rsidR="00B51354">
        <w:t>du ruissellement des eaux de surface</w:t>
      </w:r>
      <w:r>
        <w:t>.</w:t>
      </w:r>
      <w:r w:rsidR="001F083E">
        <w:t xml:space="preserve"> La zone de la daya fait partie du réservoir de la nappe de la Chaouia côtière constituée par des formations gréso-schisteuses </w:t>
      </w:r>
      <w:r w:rsidR="00F34918">
        <w:t xml:space="preserve">altérées </w:t>
      </w:r>
      <w:r w:rsidR="001F083E">
        <w:t>présentant des conditions favorables à la circulation des eaux souterraines</w:t>
      </w:r>
      <w:r w:rsidR="002449E4">
        <w:t>.</w:t>
      </w:r>
    </w:p>
    <w:p w:rsidR="007D3A6B" w:rsidRDefault="002449E4" w:rsidP="002449E4">
      <w:pPr>
        <w:jc w:val="both"/>
      </w:pPr>
      <w:r>
        <w:t>P</w:t>
      </w:r>
      <w:r w:rsidR="001F083E">
        <w:t xml:space="preserve">lusieurs sources </w:t>
      </w:r>
      <w:r w:rsidR="00096EF2">
        <w:t>à débit</w:t>
      </w:r>
      <w:r>
        <w:t xml:space="preserve"> important</w:t>
      </w:r>
      <w:r w:rsidR="00096EF2">
        <w:t xml:space="preserve"> </w:t>
      </w:r>
      <w:r>
        <w:t>constituent l’exutoire naturel de la nappe de la Chaouia côtière et alimente</w:t>
      </w:r>
      <w:r w:rsidR="001F083E">
        <w:t>nt la daya</w:t>
      </w:r>
      <w:r w:rsidR="0028354C">
        <w:t xml:space="preserve"> (Ain Al Badia, Ain Al Machroubia, Ain Al Gadid,…)</w:t>
      </w:r>
      <w:r w:rsidR="001F083E">
        <w:t>.</w:t>
      </w:r>
      <w:r w:rsidR="00542516">
        <w:t xml:space="preserve"> La plus importante des sources </w:t>
      </w:r>
      <w:proofErr w:type="gramStart"/>
      <w:r w:rsidR="00542516">
        <w:t>a</w:t>
      </w:r>
      <w:proofErr w:type="gramEnd"/>
      <w:r w:rsidR="00542516">
        <w:t xml:space="preserve"> un débit qui varie entre 5 et 3 L/s en étiage.</w:t>
      </w:r>
      <w:r w:rsidR="00733C64">
        <w:t xml:space="preserve"> L’importance de leur débit, et par conséquent du niveau d’eau de la daya, est liée à la pluviosité de l’année. Une année pluvieuse dans la région fa</w:t>
      </w:r>
      <w:r>
        <w:t>v</w:t>
      </w:r>
      <w:r w:rsidR="00733C64">
        <w:t>orise l’alimentation de la nappe côtière, qui à son tour alimente les sources améliorant le remplissage de la daya.</w:t>
      </w:r>
    </w:p>
    <w:p w:rsidR="00951D0A" w:rsidRDefault="00951D0A" w:rsidP="001E11D5">
      <w:pPr>
        <w:jc w:val="both"/>
      </w:pPr>
      <w:r>
        <w:t>Cette daya stocke un volume important d’eau de pluie pendant la période hivernale. A partir du mois de mai, le niveau d’eau baisse malgré son alimentation soutenue par les sources. Cette diminution est due à plusieurs facteurs : év</w:t>
      </w:r>
      <w:r w:rsidR="00B351B1">
        <w:t>aporation, évacuation par une se</w:t>
      </w:r>
      <w:r>
        <w:t>guia</w:t>
      </w:r>
      <w:r w:rsidR="00B351B1">
        <w:t xml:space="preserve"> vers le nord, écrêtement par une buse au sud,</w:t>
      </w:r>
      <w:r w:rsidR="001E11D5">
        <w:t xml:space="preserve"> prélèvements…</w:t>
      </w:r>
    </w:p>
    <w:p w:rsidR="00BB7EF0" w:rsidRDefault="00BB7EF0" w:rsidP="00F05944">
      <w:pPr>
        <w:jc w:val="both"/>
      </w:pPr>
    </w:p>
    <w:p w:rsidR="00B60550" w:rsidRPr="00F164DF" w:rsidRDefault="00F164DF" w:rsidP="00F05944">
      <w:pPr>
        <w:jc w:val="both"/>
        <w:rPr>
          <w:b/>
          <w:bCs/>
          <w:sz w:val="24"/>
          <w:szCs w:val="24"/>
        </w:rPr>
      </w:pPr>
      <w:r w:rsidRPr="00F164DF">
        <w:rPr>
          <w:b/>
          <w:bCs/>
          <w:sz w:val="24"/>
          <w:szCs w:val="24"/>
        </w:rPr>
        <w:t>Régime de sédimentation :</w:t>
      </w:r>
    </w:p>
    <w:p w:rsidR="00F164DF" w:rsidRDefault="00F164DF" w:rsidP="00F164DF">
      <w:pPr>
        <w:jc w:val="both"/>
      </w:pPr>
      <w:r>
        <w:t xml:space="preserve">Il y a très peu d’apport naturels de sédiments sur le site car la pente des bassins versants qui dominent le site est faible et il y a de nombreuses obstructions (routes, zones urbaines,…). Par </w:t>
      </w:r>
      <w:r>
        <w:lastRenderedPageBreak/>
        <w:t>contre, des riverains ont apporté de grandes quantités de terre dans la partie nord-est de la dépression, ce qui la déforme et altère son fonctionnement</w:t>
      </w:r>
      <w:r w:rsidR="00685768">
        <w:t xml:space="preserve"> à ce niveau</w:t>
      </w:r>
      <w:r>
        <w:t>.</w:t>
      </w:r>
    </w:p>
    <w:p w:rsidR="00BB7EF0" w:rsidRDefault="00BB7EF0" w:rsidP="00F164DF">
      <w:pPr>
        <w:jc w:val="both"/>
      </w:pPr>
    </w:p>
    <w:p w:rsidR="00DA3862" w:rsidRPr="00B66583" w:rsidRDefault="00B66583" w:rsidP="00F05944">
      <w:pPr>
        <w:jc w:val="both"/>
        <w:rPr>
          <w:b/>
          <w:bCs/>
          <w:sz w:val="24"/>
          <w:szCs w:val="24"/>
        </w:rPr>
      </w:pPr>
      <w:r w:rsidRPr="00B66583">
        <w:rPr>
          <w:b/>
          <w:bCs/>
          <w:sz w:val="24"/>
          <w:szCs w:val="24"/>
        </w:rPr>
        <w:t>Qualité de l’eau :</w:t>
      </w:r>
    </w:p>
    <w:p w:rsidR="00B66583" w:rsidRDefault="00B66583" w:rsidP="00F05944">
      <w:pPr>
        <w:jc w:val="both"/>
      </w:pPr>
      <w:r>
        <w:t>Le pH de l’eau varie entre 6,8 et 8,5 suivant les stations et les phases d’oxydation (liées à la photosynthèse) mais le plus généralement, il est neutre, compris entre 7 et 7,5.</w:t>
      </w:r>
    </w:p>
    <w:p w:rsidR="001A14C2" w:rsidRDefault="001A14C2" w:rsidP="00F05944">
      <w:pPr>
        <w:jc w:val="both"/>
      </w:pPr>
      <w:r>
        <w:t>L’eau délivrée par les source</w:t>
      </w:r>
      <w:r w:rsidR="00C815F4">
        <w:t>s</w:t>
      </w:r>
      <w:r>
        <w:t xml:space="preserve"> est douce.</w:t>
      </w:r>
    </w:p>
    <w:p w:rsidR="001A14C2" w:rsidRDefault="001A14C2" w:rsidP="00F05944">
      <w:pPr>
        <w:jc w:val="both"/>
      </w:pPr>
      <w:r>
        <w:t xml:space="preserve">La quantité </w:t>
      </w:r>
      <w:proofErr w:type="gramStart"/>
      <w:r>
        <w:t>de O</w:t>
      </w:r>
      <w:r w:rsidRPr="00C815F4">
        <w:rPr>
          <w:vertAlign w:val="subscript"/>
        </w:rPr>
        <w:t>2</w:t>
      </w:r>
      <w:proofErr w:type="gramEnd"/>
      <w:r>
        <w:t xml:space="preserve"> dissous dans l’eau dépend de la charge en matière organique du milieu et augmente à partir de février/mars avec le développement de la végétation.</w:t>
      </w:r>
    </w:p>
    <w:p w:rsidR="00C815F4" w:rsidRDefault="00C815F4" w:rsidP="00F05944">
      <w:pPr>
        <w:jc w:val="both"/>
      </w:pPr>
      <w:r>
        <w:t>L’eau est més</w:t>
      </w:r>
      <w:r w:rsidR="00887DCD">
        <w:t>otrophe à</w:t>
      </w:r>
      <w:r>
        <w:t xml:space="preserve"> eutrophe : Les activités humaines (domestiques et troupeaux) exercent une pression constante. Les bas étiages élèvent les taux de matières nutritives alors que les débits importants en hiver les font diminuer.</w:t>
      </w:r>
    </w:p>
    <w:p w:rsidR="00C815F4" w:rsidRDefault="00C815F4" w:rsidP="00F05944">
      <w:pPr>
        <w:jc w:val="both"/>
      </w:pPr>
    </w:p>
    <w:p w:rsidR="0011279A" w:rsidRPr="006C55B2" w:rsidRDefault="0098743B" w:rsidP="00AF7180">
      <w:pPr>
        <w:rPr>
          <w:b/>
          <w:bCs/>
          <w:sz w:val="24"/>
          <w:szCs w:val="24"/>
        </w:rPr>
      </w:pPr>
      <w:r>
        <w:rPr>
          <w:b/>
          <w:bCs/>
          <w:sz w:val="24"/>
          <w:szCs w:val="24"/>
        </w:rPr>
        <w:t>Pédologie</w:t>
      </w:r>
      <w:r w:rsidR="006C55B2" w:rsidRPr="006C55B2">
        <w:rPr>
          <w:b/>
          <w:bCs/>
          <w:sz w:val="24"/>
          <w:szCs w:val="24"/>
        </w:rPr>
        <w:t> :</w:t>
      </w:r>
    </w:p>
    <w:p w:rsidR="006C55B2" w:rsidRDefault="00296B9F" w:rsidP="000F2721">
      <w:pPr>
        <w:jc w:val="both"/>
      </w:pPr>
      <w:r>
        <w:t>La daya présente des sols</w:t>
      </w:r>
      <w:r w:rsidR="006C55B2">
        <w:t xml:space="preserve"> hydromorphes jeunes</w:t>
      </w:r>
      <w:r>
        <w:t>. Selon le degré d’engorgement et la richesse en matière organique, on peut distinguer </w:t>
      </w:r>
      <w:r w:rsidR="0098743B">
        <w:t>plusieurs types de sols</w:t>
      </w:r>
      <w:r w:rsidR="006C55B2">
        <w:t xml:space="preserve"> à pseudo gley</w:t>
      </w:r>
      <w:r w:rsidR="00B92B7B">
        <w:t>,</w:t>
      </w:r>
      <w:r w:rsidR="0098743B">
        <w:t> en général peu salés : ils sont plus riches en matières organiques</w:t>
      </w:r>
      <w:r w:rsidR="00B92B7B">
        <w:t xml:space="preserve"> vers les sources et là où la végétation est abondante</w:t>
      </w:r>
      <w:r w:rsidR="0098743B">
        <w:t>, alors qu’en périphérie, ils sont plus sablo-limoneux, à teneur plus faible en matière organique.</w:t>
      </w:r>
      <w:r w:rsidR="00B92B7B">
        <w:t xml:space="preserve"> </w:t>
      </w:r>
      <w:r w:rsidR="006C55B2">
        <w:t>Un exc</w:t>
      </w:r>
      <w:r w:rsidR="00B92B7B">
        <w:t xml:space="preserve">ès d’eau permanent </w:t>
      </w:r>
      <w:r w:rsidR="006C55B2">
        <w:t xml:space="preserve"> a pour conséquence de transformer les pseudo-gley en gley</w:t>
      </w:r>
      <w:r w:rsidR="00B92B7B">
        <w:t>, présent</w:t>
      </w:r>
      <w:r w:rsidR="000F2721">
        <w:t>s</w:t>
      </w:r>
      <w:r w:rsidR="00B92B7B">
        <w:t xml:space="preserve"> au centre de la daya (présence d’un horizon réducteur qui traduit la prédominance de conditions anaérobies)</w:t>
      </w:r>
      <w:r w:rsidR="006C55B2">
        <w:t>.</w:t>
      </w:r>
      <w:r w:rsidR="00E5245A">
        <w:t xml:space="preserve"> </w:t>
      </w:r>
      <w:r w:rsidR="006C55B2">
        <w:t xml:space="preserve">On rencontre </w:t>
      </w:r>
      <w:r w:rsidR="000F2721">
        <w:t xml:space="preserve">enfin </w:t>
      </w:r>
      <w:r w:rsidR="006C55B2">
        <w:t>des sols squelettiques (lithosols) sur les croutes calcaires bordant la daya.</w:t>
      </w:r>
    </w:p>
    <w:p w:rsidR="006C55B2" w:rsidRDefault="006C55B2" w:rsidP="00AF7180"/>
    <w:p w:rsidR="00652FC6" w:rsidRDefault="00652FC6" w:rsidP="00AF7180">
      <w:r w:rsidRPr="00652FC6">
        <w:rPr>
          <w:b/>
          <w:bCs/>
          <w:sz w:val="24"/>
          <w:szCs w:val="24"/>
        </w:rPr>
        <w:t>Caractéristiques écologiques de la daya de Dar Bouazza</w:t>
      </w:r>
      <w:r>
        <w:t> :</w:t>
      </w:r>
    </w:p>
    <w:p w:rsidR="00276303" w:rsidRDefault="00652FC6" w:rsidP="0033071D">
      <w:pPr>
        <w:jc w:val="both"/>
      </w:pPr>
      <w:r>
        <w:t>La daya de Dar Bouazza</w:t>
      </w:r>
      <w:r w:rsidR="00EF53EE">
        <w:t xml:space="preserve"> est une zone humide de 18 ha : </w:t>
      </w:r>
    </w:p>
    <w:p w:rsidR="003B7FC0" w:rsidRDefault="00EF53EE" w:rsidP="0033071D">
      <w:pPr>
        <w:jc w:val="both"/>
      </w:pPr>
      <w:r>
        <w:t>Elle</w:t>
      </w:r>
      <w:r w:rsidR="00652FC6">
        <w:t xml:space="preserve"> est principalement</w:t>
      </w:r>
      <w:r>
        <w:t xml:space="preserve"> constituée</w:t>
      </w:r>
      <w:r w:rsidR="00652FC6">
        <w:t xml:space="preserve"> </w:t>
      </w:r>
      <w:r>
        <w:t>d’</w:t>
      </w:r>
      <w:r w:rsidR="00652FC6">
        <w:t xml:space="preserve">un marais permanent </w:t>
      </w:r>
      <w:r w:rsidR="00D23A2A">
        <w:t>d’une 10</w:t>
      </w:r>
      <w:r w:rsidRPr="00D23A2A">
        <w:rPr>
          <w:vertAlign w:val="superscript"/>
        </w:rPr>
        <w:t>aine</w:t>
      </w:r>
      <w:r>
        <w:t xml:space="preserve"> d’ha </w:t>
      </w:r>
      <w:r w:rsidR="00652FC6">
        <w:t>alimenté par des sources d’e</w:t>
      </w:r>
      <w:r w:rsidR="00002CAF">
        <w:t>au douce</w:t>
      </w:r>
      <w:r w:rsidR="00652FC6">
        <w:t>, et maintenu ouvert par le pâturage. Il abrite plus de 125 espèces de végétaux vasculaires répartis entre plus de 40 familles</w:t>
      </w:r>
      <w:r w:rsidR="00CC266C">
        <w:t>. Quelques phragmitaies et t</w:t>
      </w:r>
      <w:r w:rsidR="00652FC6">
        <w:t>yphaies y sont disséminées permettant la reproduction de nombreuses espèces d’oiseaux (Rallidae,</w:t>
      </w:r>
      <w:r w:rsidR="0033071D">
        <w:t xml:space="preserve"> Anatidae, Ardeidae). </w:t>
      </w:r>
    </w:p>
    <w:p w:rsidR="00652FC6" w:rsidRDefault="00652FC6" w:rsidP="001B090C">
      <w:pPr>
        <w:jc w:val="both"/>
      </w:pPr>
      <w:r>
        <w:t xml:space="preserve">Suite aux précipitations automnales et hivernales, le marais </w:t>
      </w:r>
      <w:r w:rsidR="006745E5">
        <w:t>étend sa surface sur une 15</w:t>
      </w:r>
      <w:r w:rsidR="006745E5" w:rsidRPr="006745E5">
        <w:rPr>
          <w:vertAlign w:val="superscript"/>
        </w:rPr>
        <w:t>aine</w:t>
      </w:r>
      <w:r w:rsidR="006745E5">
        <w:t xml:space="preserve"> d’ha et </w:t>
      </w:r>
      <w:r>
        <w:t>se transforme en un long plan d’eau en hiver,</w:t>
      </w:r>
      <w:r w:rsidR="005219BA">
        <w:t xml:space="preserve"> d’une profondeur de 0,5 à 1,2m et</w:t>
      </w:r>
      <w:r>
        <w:t xml:space="preserve"> propice à l’hivernage des Anatidés, foulques et grèbes</w:t>
      </w:r>
      <w:r w:rsidR="005219BA">
        <w:t xml:space="preserve">. </w:t>
      </w:r>
      <w:r w:rsidR="001B090C">
        <w:t>Au moins</w:t>
      </w:r>
      <w:r>
        <w:t xml:space="preserve"> 6 espèces d’amphibiens</w:t>
      </w:r>
      <w:r w:rsidR="005219BA">
        <w:t xml:space="preserve"> s’y reproduisent. La surface de ce</w:t>
      </w:r>
      <w:r>
        <w:t xml:space="preserve"> plan d’eau se réduit progressivement au printemps, libérant ainsi des vasières et des prairies marécageuses trè</w:t>
      </w:r>
      <w:r w:rsidR="0033071D">
        <w:t>s utilisées par les</w:t>
      </w:r>
      <w:r w:rsidR="00797C81">
        <w:t xml:space="preserve"> oiseaux migrateurs</w:t>
      </w:r>
      <w:r w:rsidR="0033071D">
        <w:t xml:space="preserve"> </w:t>
      </w:r>
      <w:r w:rsidR="00797C81">
        <w:t>(</w:t>
      </w:r>
      <w:r w:rsidR="0033071D">
        <w:t>limicoles en</w:t>
      </w:r>
      <w:r>
        <w:t xml:space="preserve"> migration pré-nuptiale</w:t>
      </w:r>
      <w:r w:rsidR="00797C81">
        <w:t xml:space="preserve"> principalement)</w:t>
      </w:r>
      <w:r>
        <w:t>.</w:t>
      </w:r>
      <w:r w:rsidR="00797C81">
        <w:t xml:space="preserve"> Cette zone temporairement exondée s’étend sur 4 ou 5 ha</w:t>
      </w:r>
      <w:r w:rsidR="00276303">
        <w:t>, principalement</w:t>
      </w:r>
      <w:r w:rsidR="00797C81">
        <w:t xml:space="preserve"> au sud-ouest de la daya.</w:t>
      </w:r>
    </w:p>
    <w:p w:rsidR="0033071D" w:rsidRDefault="0033071D" w:rsidP="0095670A">
      <w:pPr>
        <w:jc w:val="both"/>
      </w:pPr>
      <w:r>
        <w:lastRenderedPageBreak/>
        <w:t>Mais la daya ne se réduit pas au marais / plan d’eau : elle est entourée par des ceintures de joncs et d’arbustes</w:t>
      </w:r>
      <w:r w:rsidR="00C37ACF">
        <w:t xml:space="preserve"> (4 </w:t>
      </w:r>
      <w:r w:rsidR="006A5FBB">
        <w:t>ha</w:t>
      </w:r>
      <w:r w:rsidR="00C37ACF">
        <w:t xml:space="preserve"> environ</w:t>
      </w:r>
      <w:r w:rsidR="006A5FBB">
        <w:t>)</w:t>
      </w:r>
      <w:r w:rsidR="00455E3C">
        <w:t xml:space="preserve">, plus rarement inondées, qui </w:t>
      </w:r>
      <w:r w:rsidR="0095670A">
        <w:t>sont importantes pour le</w:t>
      </w:r>
      <w:r w:rsidR="00455E3C">
        <w:t xml:space="preserve"> fonctionnement</w:t>
      </w:r>
      <w:r w:rsidR="004E346D">
        <w:t xml:space="preserve"> </w:t>
      </w:r>
      <w:r w:rsidR="0095670A">
        <w:t xml:space="preserve">hydrologique de la daya </w:t>
      </w:r>
      <w:r w:rsidR="003A6C31">
        <w:t xml:space="preserve">(protection, </w:t>
      </w:r>
      <w:r w:rsidR="00A962B7">
        <w:t>piégeage</w:t>
      </w:r>
      <w:r w:rsidR="0095670A">
        <w:t xml:space="preserve"> des particules des eaux de ruissellement,…) </w:t>
      </w:r>
      <w:r w:rsidR="00455E3C">
        <w:t xml:space="preserve">et </w:t>
      </w:r>
      <w:r>
        <w:t xml:space="preserve">qui </w:t>
      </w:r>
      <w:r w:rsidR="00455E3C">
        <w:t>augmentent considérablement la</w:t>
      </w:r>
      <w:r>
        <w:t xml:space="preserve"> diversité d’arthropodes et de vertébrés</w:t>
      </w:r>
      <w:r w:rsidR="00C55F5F">
        <w:t xml:space="preserve"> (mammifères, reptiles, passereaux migrateurs,…)</w:t>
      </w:r>
      <w:r w:rsidR="006A5FBB">
        <w:t xml:space="preserve"> de ce site</w:t>
      </w:r>
      <w:r w:rsidR="00455E3C">
        <w:t>.</w:t>
      </w:r>
    </w:p>
    <w:p w:rsidR="00652FC6" w:rsidRDefault="00652FC6" w:rsidP="00EF23F0">
      <w:pPr>
        <w:jc w:val="both"/>
      </w:pPr>
      <w:r>
        <w:t xml:space="preserve">La daya de Dar Bouazza est ainsi formée d’une mosaïque de milieux </w:t>
      </w:r>
      <w:r w:rsidR="00C55F5F">
        <w:t xml:space="preserve">variés </w:t>
      </w:r>
      <w:r>
        <w:t>répartis dans l’espace et dans le temps qui en font la richesse.</w:t>
      </w:r>
    </w:p>
    <w:p w:rsidR="00751BF4" w:rsidRDefault="00751BF4" w:rsidP="00A12E3A"/>
    <w:p w:rsidR="0036008A" w:rsidRPr="00BB7EF0" w:rsidRDefault="00BB7EF0" w:rsidP="00A12E3A">
      <w:pPr>
        <w:rPr>
          <w:b/>
          <w:bCs/>
          <w:sz w:val="24"/>
          <w:szCs w:val="24"/>
        </w:rPr>
      </w:pPr>
      <w:r w:rsidRPr="00BB7EF0">
        <w:rPr>
          <w:b/>
          <w:bCs/>
          <w:sz w:val="24"/>
          <w:szCs w:val="24"/>
        </w:rPr>
        <w:t>Organe de gestion :</w:t>
      </w:r>
    </w:p>
    <w:p w:rsidR="00BB7EF0" w:rsidRDefault="00BB7EF0" w:rsidP="00A12E3A">
      <w:r>
        <w:t xml:space="preserve">Cette zone humide appartient au domaine public hydraulique. A ce titre, c’est </w:t>
      </w:r>
      <w:proofErr w:type="gramStart"/>
      <w:r>
        <w:t>l’</w:t>
      </w:r>
      <w:r w:rsidRPr="00BB7EF0">
        <w:rPr>
          <w:shd w:val="clear" w:color="auto" w:fill="FFFFFF"/>
        </w:rPr>
        <w:t xml:space="preserve"> </w:t>
      </w:r>
      <w:r w:rsidRPr="00EE454E">
        <w:rPr>
          <w:shd w:val="clear" w:color="auto" w:fill="FFFFFF"/>
        </w:rPr>
        <w:t>Agence</w:t>
      </w:r>
      <w:proofErr w:type="gramEnd"/>
      <w:r w:rsidRPr="00EE454E">
        <w:rPr>
          <w:shd w:val="clear" w:color="auto" w:fill="FFFFFF"/>
        </w:rPr>
        <w:t xml:space="preserve"> du Bassin Hydraulique du Bouregreg et de la Chaouia</w:t>
      </w:r>
      <w:r>
        <w:rPr>
          <w:shd w:val="clear" w:color="auto" w:fill="FFFFFF"/>
        </w:rPr>
        <w:t xml:space="preserve"> (ABHBC) qui en assure la gestion.</w:t>
      </w:r>
    </w:p>
    <w:p w:rsidR="00423A83" w:rsidRDefault="00423A83" w:rsidP="00AF7180"/>
    <w:p w:rsidR="00300E58" w:rsidRDefault="00300E58" w:rsidP="00AF7180"/>
    <w:p w:rsidR="00A64CCC" w:rsidRPr="00E33C37" w:rsidRDefault="00143732" w:rsidP="00E33C37">
      <w:pPr>
        <w:pStyle w:val="Paragraphedeliste"/>
        <w:numPr>
          <w:ilvl w:val="0"/>
          <w:numId w:val="5"/>
        </w:numPr>
        <w:rPr>
          <w:b/>
          <w:bCs/>
          <w:sz w:val="32"/>
          <w:szCs w:val="32"/>
        </w:rPr>
      </w:pPr>
      <w:r w:rsidRPr="00E33C37">
        <w:rPr>
          <w:b/>
          <w:bCs/>
          <w:sz w:val="32"/>
          <w:szCs w:val="32"/>
        </w:rPr>
        <w:t>La valeur écologique du site :</w:t>
      </w:r>
    </w:p>
    <w:p w:rsidR="0036008A" w:rsidRDefault="0036008A" w:rsidP="00AF7180">
      <w:pPr>
        <w:rPr>
          <w:b/>
          <w:bCs/>
          <w:sz w:val="28"/>
          <w:szCs w:val="28"/>
        </w:rPr>
      </w:pPr>
    </w:p>
    <w:p w:rsidR="00D9427F" w:rsidRDefault="00D9427F" w:rsidP="00AF7180">
      <w:pPr>
        <w:rPr>
          <w:b/>
          <w:bCs/>
          <w:sz w:val="24"/>
          <w:szCs w:val="24"/>
        </w:rPr>
      </w:pPr>
      <w:r w:rsidRPr="00D9427F">
        <w:rPr>
          <w:b/>
          <w:bCs/>
          <w:sz w:val="24"/>
          <w:szCs w:val="24"/>
        </w:rPr>
        <w:t>Un type de zone humide devenu rare dans la région</w:t>
      </w:r>
      <w:r>
        <w:rPr>
          <w:b/>
          <w:bCs/>
          <w:sz w:val="24"/>
          <w:szCs w:val="24"/>
        </w:rPr>
        <w:t> :</w:t>
      </w:r>
    </w:p>
    <w:p w:rsidR="00ED7371" w:rsidRDefault="00D9427F" w:rsidP="00ED7371">
      <w:pPr>
        <w:jc w:val="both"/>
      </w:pPr>
      <w:r>
        <w:t>La daya de Dar Bouazza une zone humide naturelle représ</w:t>
      </w:r>
      <w:r w:rsidR="00ED7371">
        <w:t xml:space="preserve">entative de l’Oulja, dépression </w:t>
      </w:r>
      <w:r>
        <w:t xml:space="preserve">marécageuse côtière comprise entre la dune actuelle et les dunes fossiles du quaternaire. </w:t>
      </w:r>
      <w:r w:rsidR="00ED7371">
        <w:t>De nombreuses</w:t>
      </w:r>
      <w:r>
        <w:t xml:space="preserve"> zones humides de ce type ont été drainées</w:t>
      </w:r>
      <w:r w:rsidR="00ED7371">
        <w:t xml:space="preserve"> au Maroc </w:t>
      </w:r>
      <w:r>
        <w:t>au XXème siècle pour être transformées en terrains agricoles</w:t>
      </w:r>
      <w:r w:rsidR="00ED7371">
        <w:t xml:space="preserve"> ou pour être urbanisées.</w:t>
      </w:r>
    </w:p>
    <w:p w:rsidR="00D9427F" w:rsidRDefault="00D9427F" w:rsidP="00ED7371">
      <w:pPr>
        <w:jc w:val="both"/>
      </w:pPr>
      <w:r>
        <w:t xml:space="preserve">C’est l’unique relique de cette formation dans la région de Casablanca, qui s’étendait autrefois </w:t>
      </w:r>
      <w:r w:rsidR="0021277C">
        <w:t>le long du littoral sur des kilomètres depuis l’oued Merzeg jusqu’au Sud de Casablanca</w:t>
      </w:r>
      <w:r>
        <w:t xml:space="preserve"> et dont la plus grande partie a été</w:t>
      </w:r>
      <w:r w:rsidR="00ED7371">
        <w:t xml:space="preserve"> sacrifiée à l’urbanisation et</w:t>
      </w:r>
      <w:r>
        <w:t xml:space="preserve"> as</w:t>
      </w:r>
      <w:r w:rsidR="00ED7371">
        <w:t>séchée.</w:t>
      </w:r>
    </w:p>
    <w:p w:rsidR="002306E0" w:rsidRDefault="002306E0" w:rsidP="00ED7371">
      <w:pPr>
        <w:jc w:val="both"/>
      </w:pPr>
    </w:p>
    <w:p w:rsidR="0036008A" w:rsidRPr="002306E0" w:rsidRDefault="0036008A" w:rsidP="00ED7371">
      <w:pPr>
        <w:jc w:val="both"/>
        <w:rPr>
          <w:b/>
          <w:bCs/>
          <w:sz w:val="24"/>
          <w:szCs w:val="24"/>
        </w:rPr>
      </w:pPr>
      <w:r w:rsidRPr="002306E0">
        <w:rPr>
          <w:b/>
          <w:bCs/>
          <w:sz w:val="24"/>
          <w:szCs w:val="24"/>
        </w:rPr>
        <w:t xml:space="preserve">La daya de Dar Bouazza est un </w:t>
      </w:r>
      <w:r w:rsidR="002306E0">
        <w:rPr>
          <w:b/>
          <w:bCs/>
          <w:sz w:val="24"/>
          <w:szCs w:val="24"/>
        </w:rPr>
        <w:t>« </w:t>
      </w:r>
      <w:r w:rsidRPr="002306E0">
        <w:rPr>
          <w:b/>
          <w:bCs/>
          <w:sz w:val="24"/>
          <w:szCs w:val="24"/>
        </w:rPr>
        <w:t>point chaud</w:t>
      </w:r>
      <w:r w:rsidR="002306E0">
        <w:rPr>
          <w:b/>
          <w:bCs/>
          <w:sz w:val="24"/>
          <w:szCs w:val="24"/>
        </w:rPr>
        <w:t> »</w:t>
      </w:r>
      <w:r w:rsidR="00D90F69">
        <w:rPr>
          <w:b/>
          <w:bCs/>
          <w:sz w:val="24"/>
          <w:szCs w:val="24"/>
        </w:rPr>
        <w:t xml:space="preserve"> de la biodiversité régionale</w:t>
      </w:r>
      <w:r w:rsidRPr="002306E0">
        <w:rPr>
          <w:b/>
          <w:bCs/>
          <w:sz w:val="24"/>
          <w:szCs w:val="24"/>
        </w:rPr>
        <w:t> :</w:t>
      </w:r>
    </w:p>
    <w:p w:rsidR="0036008A" w:rsidRDefault="002306E0" w:rsidP="00B9098E">
      <w:pPr>
        <w:jc w:val="both"/>
      </w:pPr>
      <w:r>
        <w:t>La zone humide de Dar Bouazza est le principal foyer de reproduction local pour plusieurs espèces d’oiseaux d’eau, don</w:t>
      </w:r>
      <w:r w:rsidR="00513BD1">
        <w:t>t la dispersion alimentera d’autres sites</w:t>
      </w:r>
      <w:r>
        <w:t> : Canard colvert, Nette rousse, Fuligule nyroca, Grèbe castagneux, Talève sultane, Foulque macroule, Gallinule poule d’eau, Echasse blanche, Blongios nain, Rousserolle africaine, Bergeronnette ibérique, etc.</w:t>
      </w:r>
      <w:r w:rsidR="002504DB">
        <w:t xml:space="preserve"> (voir Annexe 5).</w:t>
      </w:r>
      <w:r w:rsidR="00CE5699">
        <w:t xml:space="preserve"> Il en est de même pour les 6 espèces d’amphibiens présentes sur le site (voir Annexe 3)</w:t>
      </w:r>
      <w:r w:rsidR="00C6206A">
        <w:t xml:space="preserve"> et pour de nombreuses espèces d’insectes, en particulier les Odonates (voir Annexe 2).</w:t>
      </w:r>
    </w:p>
    <w:p w:rsidR="00881EAA" w:rsidRDefault="00881EAA" w:rsidP="00422D24">
      <w:pPr>
        <w:jc w:val="both"/>
      </w:pPr>
      <w:r>
        <w:t>125 espèces de végétaux supérieurs ont pour l’instant été recensés (voir listes en annexe</w:t>
      </w:r>
      <w:r w:rsidR="00B9098E">
        <w:t xml:space="preserve"> 1</w:t>
      </w:r>
      <w:r>
        <w:t xml:space="preserve">). Ces premières listes de plantes se rapportent à des groupements végétaux localisés sur des sols sablo-argileux, plus ou moins calcaires en surface et argileux en profondeur. Ceux–ci sont d’autant plus </w:t>
      </w:r>
      <w:r>
        <w:lastRenderedPageBreak/>
        <w:t>enrichis en particules organiques fines que dure leur immersion. Quand il</w:t>
      </w:r>
      <w:r w:rsidR="00B9098E">
        <w:t>s sont superficiels Ils forment</w:t>
      </w:r>
      <w:r>
        <w:t xml:space="preserve"> des croutes calcaires parsemées de petites dépressions argilo-sableuses. </w:t>
      </w:r>
      <w:r w:rsidR="00422D24">
        <w:t xml:space="preserve">Ces substrats variés expliquent </w:t>
      </w:r>
      <w:r>
        <w:t xml:space="preserve">la grande diversité végétale </w:t>
      </w:r>
      <w:r w:rsidR="00AE4280">
        <w:t xml:space="preserve">présente sur les 18 ha </w:t>
      </w:r>
      <w:r>
        <w:t>de cette z</w:t>
      </w:r>
      <w:r w:rsidR="00AE4280">
        <w:t>one humide</w:t>
      </w:r>
      <w:r>
        <w:t>.</w:t>
      </w:r>
    </w:p>
    <w:p w:rsidR="00B9098E" w:rsidRDefault="00B9098E" w:rsidP="00B9098E">
      <w:pPr>
        <w:jc w:val="both"/>
      </w:pPr>
      <w:r>
        <w:t xml:space="preserve">La daya de Dar Bouazza joue donc un rôle clé dans le maintien de la diversité biologique de la région : </w:t>
      </w:r>
    </w:p>
    <w:p w:rsidR="00B9098E" w:rsidRDefault="00B9098E" w:rsidP="001909E4">
      <w:pPr>
        <w:pStyle w:val="Paragraphedeliste"/>
        <w:numPr>
          <w:ilvl w:val="0"/>
          <w:numId w:val="1"/>
        </w:numPr>
        <w:jc w:val="both"/>
      </w:pPr>
      <w:r>
        <w:t xml:space="preserve">Par </w:t>
      </w:r>
      <w:r w:rsidR="001909E4">
        <w:t>sa richesse en espèces</w:t>
      </w:r>
      <w:r>
        <w:t> : 125 espèces de plantes, près de 200 espèces d’arthropodes, 6 espèces d’am</w:t>
      </w:r>
      <w:r w:rsidR="002210A5">
        <w:t xml:space="preserve">phibiens, 190 espèces d’oiseaux, </w:t>
      </w:r>
      <w:r w:rsidR="00FF0E29">
        <w:t>dont certaines sont rares au Maroc</w:t>
      </w:r>
      <w:r>
        <w:t xml:space="preserve"> (voir listes en Annexe).</w:t>
      </w:r>
    </w:p>
    <w:p w:rsidR="00423A83" w:rsidRDefault="00520304" w:rsidP="00B9098E">
      <w:pPr>
        <w:pStyle w:val="Paragraphedeliste"/>
        <w:numPr>
          <w:ilvl w:val="0"/>
          <w:numId w:val="1"/>
        </w:numPr>
        <w:jc w:val="both"/>
      </w:pPr>
      <w:r>
        <w:t>Par le fait que</w:t>
      </w:r>
      <w:r w:rsidR="00B9098E">
        <w:t xml:space="preserve"> c’est un site de reproduction majeur à l’échelle régionale pour de nombreuses espèces d’odonates, d’amphibiens et d’oiseaux d’eau, et donc une des principales source</w:t>
      </w:r>
      <w:r>
        <w:t>s</w:t>
      </w:r>
      <w:r w:rsidR="00B9098E">
        <w:t xml:space="preserve"> de dispersion régionale pour ces espèces dépendantes des zones humides, vers les zones environnantes.</w:t>
      </w:r>
    </w:p>
    <w:p w:rsidR="00FF0E29" w:rsidRPr="00993AB4" w:rsidRDefault="00DF6CC2" w:rsidP="00B9098E">
      <w:pPr>
        <w:pStyle w:val="Paragraphedeliste"/>
        <w:numPr>
          <w:ilvl w:val="0"/>
          <w:numId w:val="1"/>
        </w:numPr>
        <w:jc w:val="both"/>
      </w:pPr>
      <w:r>
        <w:t>Par la présence</w:t>
      </w:r>
      <w:r w:rsidR="00FF0E29">
        <w:t xml:space="preserve"> </w:t>
      </w:r>
      <w:r>
        <w:t>d’</w:t>
      </w:r>
      <w:r w:rsidR="00FF0E29">
        <w:t xml:space="preserve">espèces endémiques : </w:t>
      </w:r>
      <w:r w:rsidR="00B211D0">
        <w:t xml:space="preserve">1 amphibien endémique : </w:t>
      </w:r>
      <w:r w:rsidR="00B211D0" w:rsidRPr="00B211D0">
        <w:rPr>
          <w:i/>
          <w:iCs/>
        </w:rPr>
        <w:t>Discoglossus scovazzi</w:t>
      </w:r>
      <w:r w:rsidR="00B211D0">
        <w:t xml:space="preserve"> et 3 arthropodes endémiques : </w:t>
      </w:r>
      <w:r w:rsidR="00993AB4" w:rsidRPr="00993AB4">
        <w:rPr>
          <w:i/>
          <w:color w:val="000000"/>
        </w:rPr>
        <w:t xml:space="preserve">Ragliodes disjunctus, </w:t>
      </w:r>
      <w:r w:rsidR="00993AB4" w:rsidRPr="00993AB4">
        <w:rPr>
          <w:rStyle w:val="Accentuation"/>
        </w:rPr>
        <w:t xml:space="preserve">Glaphyrus serratulae maroccanus, </w:t>
      </w:r>
      <w:r w:rsidR="00993AB4" w:rsidRPr="00993AB4">
        <w:rPr>
          <w:i/>
          <w:color w:val="222222"/>
          <w:shd w:val="clear" w:color="auto" w:fill="FFFFFF"/>
        </w:rPr>
        <w:t>Buthus</w:t>
      </w:r>
      <w:r w:rsidR="00993AB4" w:rsidRPr="00993AB4">
        <w:rPr>
          <w:color w:val="222222"/>
          <w:shd w:val="clear" w:color="auto" w:fill="FFFFFF"/>
        </w:rPr>
        <w:t xml:space="preserve"> </w:t>
      </w:r>
      <w:r w:rsidR="00993AB4" w:rsidRPr="00993AB4">
        <w:rPr>
          <w:i/>
          <w:color w:val="222222"/>
          <w:shd w:val="clear" w:color="auto" w:fill="FFFFFF"/>
        </w:rPr>
        <w:t>barbouri.</w:t>
      </w:r>
    </w:p>
    <w:p w:rsidR="00B9098E" w:rsidRPr="00B9098E" w:rsidRDefault="00B9098E" w:rsidP="00ED7371">
      <w:pPr>
        <w:jc w:val="both"/>
      </w:pPr>
    </w:p>
    <w:p w:rsidR="00892A41" w:rsidRPr="005E25A1" w:rsidRDefault="005E25A1" w:rsidP="00ED7371">
      <w:pPr>
        <w:jc w:val="both"/>
        <w:rPr>
          <w:b/>
          <w:bCs/>
          <w:sz w:val="24"/>
          <w:szCs w:val="24"/>
        </w:rPr>
      </w:pPr>
      <w:r>
        <w:rPr>
          <w:b/>
          <w:bCs/>
          <w:sz w:val="24"/>
          <w:szCs w:val="24"/>
        </w:rPr>
        <w:t>La daya de Dar Bouazza est un</w:t>
      </w:r>
      <w:r w:rsidRPr="005E25A1">
        <w:rPr>
          <w:b/>
          <w:bCs/>
          <w:sz w:val="24"/>
          <w:szCs w:val="24"/>
        </w:rPr>
        <w:t xml:space="preserve"> habitat</w:t>
      </w:r>
      <w:r w:rsidR="00993AB4">
        <w:rPr>
          <w:b/>
          <w:bCs/>
          <w:sz w:val="24"/>
          <w:szCs w:val="24"/>
        </w:rPr>
        <w:t xml:space="preserve"> refuge</w:t>
      </w:r>
      <w:r w:rsidRPr="005E25A1">
        <w:rPr>
          <w:b/>
          <w:bCs/>
          <w:sz w:val="24"/>
          <w:szCs w:val="24"/>
        </w:rPr>
        <w:t xml:space="preserve"> pour des stades critiques du cycle de vie de nombreuses espèces</w:t>
      </w:r>
      <w:r>
        <w:rPr>
          <w:b/>
          <w:bCs/>
          <w:sz w:val="24"/>
          <w:szCs w:val="24"/>
        </w:rPr>
        <w:t> :</w:t>
      </w:r>
    </w:p>
    <w:p w:rsidR="005E25A1" w:rsidRDefault="00303710" w:rsidP="00963E92">
      <w:pPr>
        <w:jc w:val="both"/>
      </w:pPr>
      <w:r>
        <w:t>La daya d</w:t>
      </w:r>
      <w:r w:rsidR="00A110F5">
        <w:t xml:space="preserve">e Dar Bouazza est un site-relai </w:t>
      </w:r>
      <w:r>
        <w:t>clé sur la voie de migration Est-Atlantique pour de nombreux oiseaux nichant</w:t>
      </w:r>
      <w:r w:rsidR="00513BD1">
        <w:t xml:space="preserve"> au nord de l’Europe</w:t>
      </w:r>
      <w:r w:rsidR="008225CE">
        <w:t xml:space="preserve"> et </w:t>
      </w:r>
      <w:r w:rsidR="00C96B22">
        <w:t>longeant le littoral pour aller hiverner</w:t>
      </w:r>
      <w:r w:rsidR="008225CE">
        <w:t xml:space="preserve"> en Afrique sub-saharienne</w:t>
      </w:r>
      <w:r>
        <w:t xml:space="preserve">. </w:t>
      </w:r>
      <w:r w:rsidR="00BD31C6">
        <w:t>Ils se concentrent</w:t>
      </w:r>
      <w:r w:rsidR="00261A96">
        <w:t xml:space="preserve"> </w:t>
      </w:r>
      <w:r w:rsidR="002360D8">
        <w:t>en nombres importants</w:t>
      </w:r>
      <w:r w:rsidR="00261A96">
        <w:t xml:space="preserve"> dans cette zone humide isolée en région semi-aride (il faut faire</w:t>
      </w:r>
      <w:r w:rsidR="00C621B0">
        <w:t xml:space="preserve"> 40 km vers le nord</w:t>
      </w:r>
      <w:r w:rsidR="00261A96">
        <w:t xml:space="preserve"> pour trouver une zone humide équivalente</w:t>
      </w:r>
      <w:r w:rsidR="00C621B0">
        <w:t xml:space="preserve"> sur le littoral</w:t>
      </w:r>
      <w:r w:rsidR="00261A96">
        <w:t xml:space="preserve"> et plus</w:t>
      </w:r>
      <w:r w:rsidR="002C4D08">
        <w:t xml:space="preserve"> de</w:t>
      </w:r>
      <w:r w:rsidR="00261A96">
        <w:t xml:space="preserve"> </w:t>
      </w:r>
      <w:r w:rsidR="00C621B0">
        <w:t>110 km vers le sud</w:t>
      </w:r>
      <w:r w:rsidR="00261A96">
        <w:t>). Ce site de halte migratoire</w:t>
      </w:r>
      <w:r w:rsidR="00BD31C6">
        <w:t>, bien que de petite taille,</w:t>
      </w:r>
      <w:r w:rsidR="00261A96">
        <w:t xml:space="preserve"> est donc indispe</w:t>
      </w:r>
      <w:r w:rsidR="00F57BEC">
        <w:t xml:space="preserve">nsable à de nombreuses espèces </w:t>
      </w:r>
      <w:r w:rsidR="00261A96">
        <w:t>pour se nourrir et s</w:t>
      </w:r>
      <w:r w:rsidR="00F57BEC">
        <w:t>e reposer,</w:t>
      </w:r>
      <w:r w:rsidR="00261A96">
        <w:t xml:space="preserve"> et</w:t>
      </w:r>
      <w:r w:rsidR="00BD31C6">
        <w:t xml:space="preserve"> sa disparition poserait des</w:t>
      </w:r>
      <w:r w:rsidR="00261A96">
        <w:t xml:space="preserve"> problèmes de survie en allongeant les étapes.</w:t>
      </w:r>
      <w:r w:rsidR="008225CE">
        <w:t xml:space="preserve"> Les espèces concernées sont principalement des limicoles (diver</w:t>
      </w:r>
      <w:r w:rsidR="00FC022F">
        <w:t xml:space="preserve">ses espèces de chevaliers, </w:t>
      </w:r>
      <w:r w:rsidR="008225CE">
        <w:t>bécasseaux</w:t>
      </w:r>
      <w:r w:rsidR="00FC022F">
        <w:t xml:space="preserve"> et bécassines</w:t>
      </w:r>
      <w:r w:rsidR="008225CE">
        <w:t xml:space="preserve">) </w:t>
      </w:r>
      <w:r w:rsidR="008623F0">
        <w:t xml:space="preserve">qui profitent des bordures exondées de la daya </w:t>
      </w:r>
      <w:r w:rsidR="008225CE">
        <w:t>mais aussi des rallidés (Marouettes ponctuée, de Baillon et poussin</w:t>
      </w:r>
      <w:r w:rsidR="00963E92">
        <w:t>)</w:t>
      </w:r>
      <w:r w:rsidR="00426E07">
        <w:t xml:space="preserve"> et des petits passereaux (H</w:t>
      </w:r>
      <w:r w:rsidR="00B066D8">
        <w:t xml:space="preserve">irondelles, </w:t>
      </w:r>
      <w:r w:rsidR="00426E07">
        <w:t>S</w:t>
      </w:r>
      <w:r w:rsidR="00B066D8" w:rsidRPr="00426E07">
        <w:rPr>
          <w:i/>
          <w:iCs/>
        </w:rPr>
        <w:t>ylvi</w:t>
      </w:r>
      <w:r w:rsidR="009C7D1E" w:rsidRPr="00426E07">
        <w:rPr>
          <w:i/>
          <w:iCs/>
        </w:rPr>
        <w:t>idae</w:t>
      </w:r>
      <w:r w:rsidR="00B066D8">
        <w:t xml:space="preserve">, </w:t>
      </w:r>
      <w:r w:rsidR="00426E07" w:rsidRPr="00426E07">
        <w:rPr>
          <w:i/>
          <w:iCs/>
        </w:rPr>
        <w:t>Muscicapidae</w:t>
      </w:r>
      <w:r w:rsidR="00426E07">
        <w:t xml:space="preserve">, </w:t>
      </w:r>
      <w:r w:rsidR="00B066D8">
        <w:t>etc.)</w:t>
      </w:r>
    </w:p>
    <w:p w:rsidR="00303710" w:rsidRDefault="00303710" w:rsidP="00ED7371">
      <w:pPr>
        <w:jc w:val="both"/>
      </w:pPr>
      <w:r>
        <w:t>Le site est une zone dortoir importante pour plusieurs espèces migratrices (ex : Hirondelle rustique et de rivage)</w:t>
      </w:r>
      <w:r w:rsidR="00123A37">
        <w:t>.</w:t>
      </w:r>
    </w:p>
    <w:p w:rsidR="00303710" w:rsidRDefault="00F57BEC" w:rsidP="00ED7371">
      <w:pPr>
        <w:jc w:val="both"/>
      </w:pPr>
      <w:r>
        <w:t xml:space="preserve">Pour plusieurs espèces d’anatidés (Fuligule nyroca, Nette rousse, Canard colvert), c’est un site de mue vital où ils trouvent la quiétude nécessaire lors de ce stade critique de </w:t>
      </w:r>
      <w:r w:rsidR="00B62BA5">
        <w:t xml:space="preserve">leur </w:t>
      </w:r>
      <w:r>
        <w:t>cycle annuel.</w:t>
      </w:r>
    </w:p>
    <w:p w:rsidR="00F57BEC" w:rsidRDefault="00F57BEC" w:rsidP="00ED7371">
      <w:pPr>
        <w:jc w:val="both"/>
      </w:pPr>
    </w:p>
    <w:p w:rsidR="00ED7371" w:rsidRDefault="0036008A" w:rsidP="00ED7371">
      <w:pPr>
        <w:jc w:val="both"/>
        <w:rPr>
          <w:b/>
          <w:bCs/>
          <w:sz w:val="24"/>
          <w:szCs w:val="24"/>
        </w:rPr>
      </w:pPr>
      <w:r>
        <w:rPr>
          <w:b/>
          <w:bCs/>
          <w:sz w:val="24"/>
          <w:szCs w:val="24"/>
        </w:rPr>
        <w:t>La daya de Dar Bouazza abrite des espèces rares et menacées</w:t>
      </w:r>
      <w:r w:rsidR="003D2829">
        <w:rPr>
          <w:b/>
          <w:bCs/>
          <w:sz w:val="24"/>
          <w:szCs w:val="24"/>
        </w:rPr>
        <w:t xml:space="preserve"> à l’échelle mondiale</w:t>
      </w:r>
      <w:r>
        <w:rPr>
          <w:b/>
          <w:bCs/>
          <w:sz w:val="24"/>
          <w:szCs w:val="24"/>
        </w:rPr>
        <w:t> :</w:t>
      </w:r>
    </w:p>
    <w:p w:rsidR="0036008A" w:rsidRPr="003E79F7" w:rsidRDefault="00777F90" w:rsidP="0036008A">
      <w:pPr>
        <w:rPr>
          <w:rStyle w:val="Accentuation"/>
          <w:i w:val="0"/>
          <w:iCs w:val="0"/>
          <w:bdr w:val="none" w:sz="0" w:space="0" w:color="auto" w:frame="1"/>
          <w:shd w:val="clear" w:color="auto" w:fill="FFFFFF"/>
        </w:rPr>
      </w:pPr>
      <w:r>
        <w:rPr>
          <w:rStyle w:val="Accentuation"/>
          <w:i w:val="0"/>
          <w:iCs w:val="0"/>
          <w:bdr w:val="none" w:sz="0" w:space="0" w:color="auto" w:frame="1"/>
          <w:shd w:val="clear" w:color="auto" w:fill="FFFFFF"/>
        </w:rPr>
        <w:t xml:space="preserve">- </w:t>
      </w:r>
      <w:r w:rsidR="0036008A" w:rsidRPr="003E79F7">
        <w:rPr>
          <w:rStyle w:val="Accentuation"/>
          <w:i w:val="0"/>
          <w:iCs w:val="0"/>
          <w:bdr w:val="none" w:sz="0" w:space="0" w:color="auto" w:frame="1"/>
          <w:shd w:val="clear" w:color="auto" w:fill="FFFFFF"/>
        </w:rPr>
        <w:t xml:space="preserve">Présence de l’Anguille d’Europe </w:t>
      </w:r>
      <w:r w:rsidR="0036008A" w:rsidRPr="003E79F7">
        <w:rPr>
          <w:rStyle w:val="Accentuation"/>
          <w:bdr w:val="none" w:sz="0" w:space="0" w:color="auto" w:frame="1"/>
          <w:shd w:val="clear" w:color="auto" w:fill="FFFFFF"/>
        </w:rPr>
        <w:t>Anguilla anguilla</w:t>
      </w:r>
      <w:r w:rsidR="0036008A" w:rsidRPr="003E79F7">
        <w:rPr>
          <w:rStyle w:val="Accentuation"/>
          <w:i w:val="0"/>
          <w:iCs w:val="0"/>
          <w:bdr w:val="none" w:sz="0" w:space="0" w:color="auto" w:frame="1"/>
          <w:shd w:val="clear" w:color="auto" w:fill="FFFFFF"/>
        </w:rPr>
        <w:t xml:space="preserve"> classée en danger critique d’exctinction (CR) sur la list</w:t>
      </w:r>
      <w:r w:rsidR="0036008A">
        <w:rPr>
          <w:rStyle w:val="Accentuation"/>
          <w:i w:val="0"/>
          <w:iCs w:val="0"/>
          <w:bdr w:val="none" w:sz="0" w:space="0" w:color="auto" w:frame="1"/>
          <w:shd w:val="clear" w:color="auto" w:fill="FFFFFF"/>
        </w:rPr>
        <w:t>e rouge de l’UICN.</w:t>
      </w:r>
    </w:p>
    <w:p w:rsidR="0036008A" w:rsidRPr="003E79F7" w:rsidRDefault="00777F90" w:rsidP="0036008A">
      <w:pPr>
        <w:rPr>
          <w:rStyle w:val="Accentuation"/>
          <w:i w:val="0"/>
          <w:iCs w:val="0"/>
          <w:bdr w:val="none" w:sz="0" w:space="0" w:color="auto" w:frame="1"/>
          <w:shd w:val="clear" w:color="auto" w:fill="FFFFFF"/>
        </w:rPr>
      </w:pPr>
      <w:r>
        <w:rPr>
          <w:rStyle w:val="Accentuation"/>
          <w:i w:val="0"/>
          <w:iCs w:val="0"/>
          <w:bdr w:val="none" w:sz="0" w:space="0" w:color="auto" w:frame="1"/>
          <w:shd w:val="clear" w:color="auto" w:fill="FFFFFF"/>
        </w:rPr>
        <w:t xml:space="preserve">- </w:t>
      </w:r>
      <w:r w:rsidR="0036008A" w:rsidRPr="003E79F7">
        <w:rPr>
          <w:rStyle w:val="Accentuation"/>
          <w:i w:val="0"/>
          <w:iCs w:val="0"/>
          <w:bdr w:val="none" w:sz="0" w:space="0" w:color="auto" w:frame="1"/>
          <w:shd w:val="clear" w:color="auto" w:fill="FFFFFF"/>
        </w:rPr>
        <w:t xml:space="preserve">Présence et reproduction de la Tortue mauresque </w:t>
      </w:r>
      <w:r w:rsidR="0036008A" w:rsidRPr="003E79F7">
        <w:rPr>
          <w:rStyle w:val="Accentuation"/>
          <w:bdr w:val="none" w:sz="0" w:space="0" w:color="auto" w:frame="1"/>
          <w:shd w:val="clear" w:color="auto" w:fill="FFFFFF"/>
        </w:rPr>
        <w:t>Testudo graeca</w:t>
      </w:r>
      <w:r w:rsidR="0036008A" w:rsidRPr="003E79F7">
        <w:rPr>
          <w:rStyle w:val="Accentuation"/>
          <w:i w:val="0"/>
          <w:iCs w:val="0"/>
          <w:bdr w:val="none" w:sz="0" w:space="0" w:color="auto" w:frame="1"/>
          <w:shd w:val="clear" w:color="auto" w:fill="FFFFFF"/>
        </w:rPr>
        <w:t xml:space="preserve"> classée vulnérable (VU) sur la liste rouge de l’UICN.</w:t>
      </w:r>
    </w:p>
    <w:p w:rsidR="0036008A" w:rsidRPr="003E79F7" w:rsidRDefault="00777F90" w:rsidP="0036008A">
      <w:pPr>
        <w:rPr>
          <w:rStyle w:val="Accentuation"/>
          <w:i w:val="0"/>
          <w:iCs w:val="0"/>
          <w:bdr w:val="none" w:sz="0" w:space="0" w:color="auto" w:frame="1"/>
          <w:shd w:val="clear" w:color="auto" w:fill="FFFFFF"/>
        </w:rPr>
      </w:pPr>
      <w:r>
        <w:lastRenderedPageBreak/>
        <w:t xml:space="preserve">- </w:t>
      </w:r>
      <w:r w:rsidR="0036008A" w:rsidRPr="003E79F7">
        <w:t xml:space="preserve">Présence hivernale de la Sarcelle marbrée </w:t>
      </w:r>
      <w:r w:rsidR="0036008A" w:rsidRPr="003E79F7">
        <w:rPr>
          <w:rStyle w:val="Accentuation"/>
          <w:bdr w:val="none" w:sz="0" w:space="0" w:color="auto" w:frame="1"/>
          <w:shd w:val="clear" w:color="auto" w:fill="FFFFFF"/>
        </w:rPr>
        <w:t>Marmaronetta angustirostris</w:t>
      </w:r>
      <w:r w:rsidR="0036008A" w:rsidRPr="003E79F7">
        <w:rPr>
          <w:rStyle w:val="Accentuation"/>
          <w:i w:val="0"/>
          <w:iCs w:val="0"/>
          <w:bdr w:val="none" w:sz="0" w:space="0" w:color="auto" w:frame="1"/>
          <w:shd w:val="clear" w:color="auto" w:fill="FFFFFF"/>
        </w:rPr>
        <w:t xml:space="preserve"> classée vulnérable (VU) sur la lis</w:t>
      </w:r>
      <w:r>
        <w:rPr>
          <w:rStyle w:val="Accentuation"/>
          <w:i w:val="0"/>
          <w:iCs w:val="0"/>
          <w:bdr w:val="none" w:sz="0" w:space="0" w:color="auto" w:frame="1"/>
          <w:shd w:val="clear" w:color="auto" w:fill="FFFFFF"/>
        </w:rPr>
        <w:t>te rouge de l’UICN</w:t>
      </w:r>
      <w:r w:rsidR="0036008A" w:rsidRPr="003E79F7">
        <w:rPr>
          <w:rStyle w:val="Accentuation"/>
          <w:i w:val="0"/>
          <w:iCs w:val="0"/>
          <w:bdr w:val="none" w:sz="0" w:space="0" w:color="auto" w:frame="1"/>
          <w:shd w:val="clear" w:color="auto" w:fill="FFFFFF"/>
        </w:rPr>
        <w:t>.</w:t>
      </w:r>
    </w:p>
    <w:p w:rsidR="0036008A" w:rsidRDefault="009F29D4" w:rsidP="0036008A">
      <w:pPr>
        <w:rPr>
          <w:rStyle w:val="Accentuation"/>
          <w:i w:val="0"/>
          <w:iCs w:val="0"/>
          <w:bdr w:val="none" w:sz="0" w:space="0" w:color="auto" w:frame="1"/>
          <w:shd w:val="clear" w:color="auto" w:fill="FFFFFF"/>
        </w:rPr>
      </w:pPr>
      <w:r>
        <w:rPr>
          <w:rStyle w:val="Accentuation"/>
          <w:i w:val="0"/>
          <w:iCs w:val="0"/>
          <w:bdr w:val="none" w:sz="0" w:space="0" w:color="auto" w:frame="1"/>
          <w:shd w:val="clear" w:color="auto" w:fill="FFFFFF"/>
        </w:rPr>
        <w:t xml:space="preserve">- </w:t>
      </w:r>
      <w:r w:rsidR="0036008A" w:rsidRPr="003E79F7">
        <w:rPr>
          <w:rStyle w:val="Accentuation"/>
          <w:i w:val="0"/>
          <w:iCs w:val="0"/>
          <w:bdr w:val="none" w:sz="0" w:space="0" w:color="auto" w:frame="1"/>
          <w:shd w:val="clear" w:color="auto" w:fill="FFFFFF"/>
        </w:rPr>
        <w:t xml:space="preserve">Nidification sur le site du Fuligule nyroca </w:t>
      </w:r>
      <w:r w:rsidR="0036008A" w:rsidRPr="003E79F7">
        <w:rPr>
          <w:rStyle w:val="Accentuation"/>
          <w:bdr w:val="none" w:sz="0" w:space="0" w:color="auto" w:frame="1"/>
          <w:shd w:val="clear" w:color="auto" w:fill="FFFFFF"/>
        </w:rPr>
        <w:t>Aythya nyroca</w:t>
      </w:r>
      <w:r w:rsidR="0036008A" w:rsidRPr="003E79F7">
        <w:rPr>
          <w:rStyle w:val="Accentuation"/>
          <w:i w:val="0"/>
          <w:iCs w:val="0"/>
          <w:bdr w:val="none" w:sz="0" w:space="0" w:color="auto" w:frame="1"/>
          <w:shd w:val="clear" w:color="auto" w:fill="FFFFFF"/>
        </w:rPr>
        <w:t>, quasi menacé (NT) sur la liste rouge de l’UICN, et en déclin.</w:t>
      </w:r>
      <w:r w:rsidR="0036008A">
        <w:rPr>
          <w:rStyle w:val="Accentuation"/>
          <w:i w:val="0"/>
          <w:iCs w:val="0"/>
          <w:bdr w:val="none" w:sz="0" w:space="0" w:color="auto" w:frame="1"/>
          <w:shd w:val="clear" w:color="auto" w:fill="FFFFFF"/>
        </w:rPr>
        <w:t xml:space="preserve"> </w:t>
      </w:r>
    </w:p>
    <w:p w:rsidR="0036008A" w:rsidRDefault="009F29D4" w:rsidP="009F29D4">
      <w:pPr>
        <w:rPr>
          <w:rStyle w:val="Accentuation"/>
          <w:i w:val="0"/>
          <w:iCs w:val="0"/>
          <w:color w:val="080100"/>
          <w:bdr w:val="none" w:sz="0" w:space="0" w:color="auto" w:frame="1"/>
          <w:shd w:val="clear" w:color="auto" w:fill="FFFFFF"/>
        </w:rPr>
      </w:pPr>
      <w:r>
        <w:rPr>
          <w:rStyle w:val="Accentuation"/>
          <w:i w:val="0"/>
          <w:iCs w:val="0"/>
          <w:bdr w:val="none" w:sz="0" w:space="0" w:color="auto" w:frame="1"/>
          <w:shd w:val="clear" w:color="auto" w:fill="FFFFFF"/>
        </w:rPr>
        <w:t>- Présence du</w:t>
      </w:r>
      <w:r w:rsidR="0036008A">
        <w:rPr>
          <w:rStyle w:val="Accentuation"/>
          <w:i w:val="0"/>
          <w:iCs w:val="0"/>
          <w:bdr w:val="none" w:sz="0" w:space="0" w:color="auto" w:frame="1"/>
          <w:shd w:val="clear" w:color="auto" w:fill="FFFFFF"/>
        </w:rPr>
        <w:t xml:space="preserve"> Lapin de Garenne </w:t>
      </w:r>
      <w:r w:rsidR="0036008A" w:rsidRPr="00CF3D7F">
        <w:rPr>
          <w:rStyle w:val="Accentuation"/>
          <w:color w:val="080100"/>
          <w:bdr w:val="none" w:sz="0" w:space="0" w:color="auto" w:frame="1"/>
          <w:shd w:val="clear" w:color="auto" w:fill="FFFFFF"/>
        </w:rPr>
        <w:t>Oryctolagus cuniculus</w:t>
      </w:r>
      <w:r>
        <w:rPr>
          <w:rStyle w:val="Accentuation"/>
          <w:color w:val="080100"/>
          <w:bdr w:val="none" w:sz="0" w:space="0" w:color="auto" w:frame="1"/>
          <w:shd w:val="clear" w:color="auto" w:fill="FFFFFF"/>
        </w:rPr>
        <w:t>,</w:t>
      </w:r>
      <w:r w:rsidRPr="009F29D4">
        <w:rPr>
          <w:rStyle w:val="Accentuation"/>
          <w:i w:val="0"/>
          <w:iCs w:val="0"/>
          <w:bdr w:val="none" w:sz="0" w:space="0" w:color="auto" w:frame="1"/>
          <w:shd w:val="clear" w:color="auto" w:fill="FFFFFF"/>
        </w:rPr>
        <w:t xml:space="preserve"> </w:t>
      </w:r>
      <w:r w:rsidRPr="003E79F7">
        <w:rPr>
          <w:rStyle w:val="Accentuation"/>
          <w:i w:val="0"/>
          <w:iCs w:val="0"/>
          <w:bdr w:val="none" w:sz="0" w:space="0" w:color="auto" w:frame="1"/>
          <w:shd w:val="clear" w:color="auto" w:fill="FFFFFF"/>
        </w:rPr>
        <w:t>quasi menacé</w:t>
      </w:r>
      <w:r w:rsidR="0036008A">
        <w:rPr>
          <w:rStyle w:val="Accentuation"/>
          <w:color w:val="080100"/>
          <w:bdr w:val="none" w:sz="0" w:space="0" w:color="auto" w:frame="1"/>
          <w:shd w:val="clear" w:color="auto" w:fill="FFFFFF"/>
        </w:rPr>
        <w:t xml:space="preserve"> </w:t>
      </w:r>
      <w:r>
        <w:rPr>
          <w:rStyle w:val="Accentuation"/>
          <w:i w:val="0"/>
          <w:iCs w:val="0"/>
          <w:color w:val="080100"/>
          <w:bdr w:val="none" w:sz="0" w:space="0" w:color="auto" w:frame="1"/>
          <w:shd w:val="clear" w:color="auto" w:fill="FFFFFF"/>
        </w:rPr>
        <w:t>(NT) sur la liste rouge de l’UICN</w:t>
      </w:r>
    </w:p>
    <w:p w:rsidR="009F29D4" w:rsidRPr="005173A4" w:rsidRDefault="009F29D4" w:rsidP="009F29D4">
      <w:pPr>
        <w:rPr>
          <w:rStyle w:val="Accentuation"/>
          <w:i w:val="0"/>
          <w:iCs w:val="0"/>
        </w:rPr>
      </w:pPr>
      <w:r>
        <w:rPr>
          <w:rStyle w:val="Accentuation"/>
          <w:i w:val="0"/>
          <w:iCs w:val="0"/>
          <w:color w:val="080100"/>
          <w:bdr w:val="none" w:sz="0" w:space="0" w:color="auto" w:frame="1"/>
          <w:shd w:val="clear" w:color="auto" w:fill="FFFFFF"/>
        </w:rPr>
        <w:t xml:space="preserve">- </w:t>
      </w:r>
      <w:r w:rsidRPr="005173A4">
        <w:rPr>
          <w:rStyle w:val="Accentuation"/>
          <w:i w:val="0"/>
          <w:iCs w:val="0"/>
          <w:color w:val="080100"/>
          <w:bdr w:val="none" w:sz="0" w:space="0" w:color="auto" w:frame="1"/>
          <w:shd w:val="clear" w:color="auto" w:fill="FFFFFF"/>
        </w:rPr>
        <w:t xml:space="preserve">Présence du </w:t>
      </w:r>
      <w:r w:rsidR="003D2829">
        <w:rPr>
          <w:rFonts w:cs="Calibri"/>
          <w:lang w:eastAsia="fr-FR"/>
        </w:rPr>
        <w:t>Pleurodè</w:t>
      </w:r>
      <w:r w:rsidRPr="005173A4">
        <w:rPr>
          <w:rFonts w:cs="Calibri"/>
          <w:lang w:eastAsia="fr-FR"/>
        </w:rPr>
        <w:t>le de Waltl</w:t>
      </w:r>
      <w:r w:rsidRPr="005173A4">
        <w:rPr>
          <w:rFonts w:cs="Calibri-Italic"/>
          <w:i/>
          <w:iCs/>
          <w:lang w:eastAsia="fr-FR"/>
        </w:rPr>
        <w:t xml:space="preserve"> Pleurodeles waltl</w:t>
      </w:r>
      <w:r w:rsidRPr="005173A4">
        <w:rPr>
          <w:rFonts w:cs="Calibri"/>
          <w:lang w:eastAsia="fr-FR"/>
        </w:rPr>
        <w:t xml:space="preserve">, </w:t>
      </w:r>
      <w:r w:rsidRPr="005173A4">
        <w:rPr>
          <w:rStyle w:val="Accentuation"/>
          <w:i w:val="0"/>
          <w:iCs w:val="0"/>
          <w:bdr w:val="none" w:sz="0" w:space="0" w:color="auto" w:frame="1"/>
          <w:shd w:val="clear" w:color="auto" w:fill="FFFFFF"/>
        </w:rPr>
        <w:t>quasi menacé</w:t>
      </w:r>
      <w:r w:rsidRPr="005173A4">
        <w:rPr>
          <w:rStyle w:val="Accentuation"/>
          <w:color w:val="080100"/>
          <w:bdr w:val="none" w:sz="0" w:space="0" w:color="auto" w:frame="1"/>
          <w:shd w:val="clear" w:color="auto" w:fill="FFFFFF"/>
        </w:rPr>
        <w:t xml:space="preserve"> </w:t>
      </w:r>
      <w:r w:rsidRPr="005173A4">
        <w:rPr>
          <w:rStyle w:val="Accentuation"/>
          <w:i w:val="0"/>
          <w:iCs w:val="0"/>
          <w:color w:val="080100"/>
          <w:bdr w:val="none" w:sz="0" w:space="0" w:color="auto" w:frame="1"/>
          <w:shd w:val="clear" w:color="auto" w:fill="FFFFFF"/>
        </w:rPr>
        <w:t>(NT) sur la liste rouge de l’UICN</w:t>
      </w:r>
    </w:p>
    <w:p w:rsidR="004A3527" w:rsidRPr="003E79F7" w:rsidRDefault="004A3527" w:rsidP="0036008A">
      <w:pPr>
        <w:rPr>
          <w:rStyle w:val="Accentuation"/>
          <w:i w:val="0"/>
          <w:iCs w:val="0"/>
          <w:bdr w:val="none" w:sz="0" w:space="0" w:color="auto" w:frame="1"/>
          <w:shd w:val="clear" w:color="auto" w:fill="FFFFFF"/>
        </w:rPr>
      </w:pPr>
    </w:p>
    <w:p w:rsidR="00423A83" w:rsidRDefault="00423A83" w:rsidP="0036008A">
      <w:pPr>
        <w:rPr>
          <w:rStyle w:val="Accentuation"/>
          <w:i w:val="0"/>
          <w:iCs w:val="0"/>
          <w:bdr w:val="none" w:sz="0" w:space="0" w:color="auto" w:frame="1"/>
          <w:shd w:val="clear" w:color="auto" w:fill="FFFFFF"/>
        </w:rPr>
      </w:pPr>
      <w:r w:rsidRPr="00423A83">
        <w:rPr>
          <w:rStyle w:val="Accentuation"/>
          <w:b/>
          <w:bCs/>
          <w:i w:val="0"/>
          <w:iCs w:val="0"/>
          <w:sz w:val="24"/>
          <w:szCs w:val="24"/>
          <w:bdr w:val="none" w:sz="0" w:space="0" w:color="auto" w:frame="1"/>
          <w:shd w:val="clear" w:color="auto" w:fill="FFFFFF"/>
        </w:rPr>
        <w:t>Des communau</w:t>
      </w:r>
      <w:r w:rsidR="0085015B">
        <w:rPr>
          <w:rStyle w:val="Accentuation"/>
          <w:b/>
          <w:bCs/>
          <w:i w:val="0"/>
          <w:iCs w:val="0"/>
          <w:sz w:val="24"/>
          <w:szCs w:val="24"/>
          <w:bdr w:val="none" w:sz="0" w:space="0" w:color="auto" w:frame="1"/>
          <w:shd w:val="clear" w:color="auto" w:fill="FFFFFF"/>
        </w:rPr>
        <w:t xml:space="preserve">tés écologiques </w:t>
      </w:r>
      <w:r w:rsidR="003A030C">
        <w:rPr>
          <w:rStyle w:val="Accentuation"/>
          <w:b/>
          <w:bCs/>
          <w:i w:val="0"/>
          <w:iCs w:val="0"/>
          <w:sz w:val="24"/>
          <w:szCs w:val="24"/>
          <w:bdr w:val="none" w:sz="0" w:space="0" w:color="auto" w:frame="1"/>
          <w:shd w:val="clear" w:color="auto" w:fill="FFFFFF"/>
        </w:rPr>
        <w:t xml:space="preserve">rares localement et </w:t>
      </w:r>
      <w:r w:rsidR="0085015B">
        <w:rPr>
          <w:rStyle w:val="Accentuation"/>
          <w:b/>
          <w:bCs/>
          <w:i w:val="0"/>
          <w:iCs w:val="0"/>
          <w:sz w:val="24"/>
          <w:szCs w:val="24"/>
          <w:bdr w:val="none" w:sz="0" w:space="0" w:color="auto" w:frame="1"/>
          <w:shd w:val="clear" w:color="auto" w:fill="FFFFFF"/>
        </w:rPr>
        <w:t>diversifiées</w:t>
      </w:r>
      <w:r w:rsidRPr="00423A83">
        <w:rPr>
          <w:rStyle w:val="Accentuation"/>
          <w:b/>
          <w:bCs/>
          <w:i w:val="0"/>
          <w:iCs w:val="0"/>
          <w:sz w:val="24"/>
          <w:szCs w:val="24"/>
          <w:bdr w:val="none" w:sz="0" w:space="0" w:color="auto" w:frame="1"/>
          <w:shd w:val="clear" w:color="auto" w:fill="FFFFFF"/>
        </w:rPr>
        <w:t xml:space="preserve"> expliquent l’importance écologique du site</w:t>
      </w:r>
      <w:r>
        <w:rPr>
          <w:rStyle w:val="Accentuation"/>
          <w:i w:val="0"/>
          <w:iCs w:val="0"/>
          <w:bdr w:val="none" w:sz="0" w:space="0" w:color="auto" w:frame="1"/>
          <w:shd w:val="clear" w:color="auto" w:fill="FFFFFF"/>
        </w:rPr>
        <w:t> :</w:t>
      </w:r>
    </w:p>
    <w:p w:rsidR="004A3527" w:rsidRDefault="0085015B" w:rsidP="00DF6CC2">
      <w:pPr>
        <w:jc w:val="both"/>
        <w:rPr>
          <w:rStyle w:val="Accentuation"/>
          <w:i w:val="0"/>
          <w:iCs w:val="0"/>
          <w:bdr w:val="none" w:sz="0" w:space="0" w:color="auto" w:frame="1"/>
          <w:shd w:val="clear" w:color="auto" w:fill="FFFFFF"/>
        </w:rPr>
      </w:pPr>
      <w:r>
        <w:rPr>
          <w:rStyle w:val="Accentuation"/>
          <w:i w:val="0"/>
          <w:iCs w:val="0"/>
          <w:bdr w:val="none" w:sz="0" w:space="0" w:color="auto" w:frame="1"/>
          <w:shd w:val="clear" w:color="auto" w:fill="FFFFFF"/>
        </w:rPr>
        <w:t>Les</w:t>
      </w:r>
      <w:r w:rsidR="004A3527" w:rsidRPr="003E79F7">
        <w:rPr>
          <w:rStyle w:val="Accentuation"/>
          <w:i w:val="0"/>
          <w:iCs w:val="0"/>
          <w:bdr w:val="none" w:sz="0" w:space="0" w:color="auto" w:frame="1"/>
          <w:shd w:val="clear" w:color="auto" w:fill="FFFFFF"/>
        </w:rPr>
        <w:t xml:space="preserve"> communautés écologiques dominées par des hydrophytes (Phragmites, Typha, Joncs), ainsi que des marécages permanents à </w:t>
      </w:r>
      <w:r>
        <w:rPr>
          <w:rStyle w:val="Accentuation"/>
          <w:i w:val="0"/>
          <w:iCs w:val="0"/>
          <w:bdr w:val="none" w:sz="0" w:space="0" w:color="auto" w:frame="1"/>
          <w:shd w:val="clear" w:color="auto" w:fill="FFFFFF"/>
        </w:rPr>
        <w:t xml:space="preserve">végétation herbacée basse, </w:t>
      </w:r>
      <w:r w:rsidR="004A3527" w:rsidRPr="003E79F7">
        <w:rPr>
          <w:rStyle w:val="Accentuation"/>
          <w:i w:val="0"/>
          <w:iCs w:val="0"/>
          <w:bdr w:val="none" w:sz="0" w:space="0" w:color="auto" w:frame="1"/>
          <w:shd w:val="clear" w:color="auto" w:fill="FFFFFF"/>
        </w:rPr>
        <w:t>sont rares dans cette région du Maroc, à climat semi-aride.</w:t>
      </w:r>
    </w:p>
    <w:p w:rsidR="00423A83" w:rsidRDefault="00423A83" w:rsidP="0036008A">
      <w:pPr>
        <w:rPr>
          <w:rStyle w:val="Accentuation"/>
          <w:i w:val="0"/>
          <w:iCs w:val="0"/>
          <w:bdr w:val="none" w:sz="0" w:space="0" w:color="auto" w:frame="1"/>
          <w:shd w:val="clear" w:color="auto" w:fill="FFFFFF"/>
        </w:rPr>
      </w:pPr>
      <w:r w:rsidRPr="00E56E40">
        <w:rPr>
          <w:rStyle w:val="Accentuation"/>
          <w:b/>
          <w:bCs/>
          <w:i w:val="0"/>
          <w:iCs w:val="0"/>
          <w:bdr w:val="none" w:sz="0" w:space="0" w:color="auto" w:frame="1"/>
          <w:shd w:val="clear" w:color="auto" w:fill="FFFFFF"/>
        </w:rPr>
        <w:t>Marais permanent/saisonnier</w:t>
      </w:r>
      <w:r>
        <w:rPr>
          <w:rStyle w:val="Accentuation"/>
          <w:i w:val="0"/>
          <w:iCs w:val="0"/>
          <w:bdr w:val="none" w:sz="0" w:space="0" w:color="auto" w:frame="1"/>
          <w:shd w:val="clear" w:color="auto" w:fill="FFFFFF"/>
        </w:rPr>
        <w:t> :</w:t>
      </w:r>
    </w:p>
    <w:p w:rsidR="00423A83" w:rsidRDefault="00BA37E6" w:rsidP="00B76EF7">
      <w:pPr>
        <w:jc w:val="both"/>
      </w:pPr>
      <w:r>
        <w:rPr>
          <w:rStyle w:val="Accentuation"/>
          <w:i w:val="0"/>
          <w:iCs w:val="0"/>
          <w:bdr w:val="none" w:sz="0" w:space="0" w:color="auto" w:frame="1"/>
          <w:shd w:val="clear" w:color="auto" w:fill="FFFFFF"/>
        </w:rPr>
        <w:t>La végétation est constituée</w:t>
      </w:r>
      <w:r w:rsidR="00423A83">
        <w:rPr>
          <w:rStyle w:val="Accentuation"/>
          <w:i w:val="0"/>
          <w:iCs w:val="0"/>
          <w:bdr w:val="none" w:sz="0" w:space="0" w:color="auto" w:frame="1"/>
          <w:shd w:val="clear" w:color="auto" w:fill="FFFFFF"/>
        </w:rPr>
        <w:t xml:space="preserve"> de nombreuses espèces herbacées : </w:t>
      </w:r>
      <w:r w:rsidR="00423A83">
        <w:t>Poacées, Apiacées, Asteracées, Lythracées, Plantaginacées</w:t>
      </w:r>
      <w:r w:rsidR="00B76EF7">
        <w:t>,</w:t>
      </w:r>
      <w:r w:rsidR="00423A83">
        <w:t xml:space="preserve"> Renonculacées,</w:t>
      </w:r>
      <w:r w:rsidR="00E56E40">
        <w:t xml:space="preserve"> etc. Le m</w:t>
      </w:r>
      <w:r w:rsidR="00423A83">
        <w:t xml:space="preserve">arais </w:t>
      </w:r>
      <w:r w:rsidR="00E56E40">
        <w:t xml:space="preserve">est </w:t>
      </w:r>
      <w:r w:rsidR="00423A83">
        <w:t>maintenu ouvert par le pâturage</w:t>
      </w:r>
      <w:r w:rsidR="00E56E40">
        <w:t>. Ce type de marécage herbacé ouvert est très rare dans la région : il a</w:t>
      </w:r>
      <w:r w:rsidR="00423A83">
        <w:t>ccueille des communautés animales originales</w:t>
      </w:r>
      <w:r w:rsidR="00B76EF7">
        <w:t xml:space="preserve">. </w:t>
      </w:r>
      <w:r w:rsidR="00E56E40">
        <w:t xml:space="preserve">C’est en particulier un </w:t>
      </w:r>
      <w:r w:rsidR="00423A83">
        <w:t xml:space="preserve">lieu d’hivernage et d’alimentation important pour les Bécassines (des marais et sourde), </w:t>
      </w:r>
      <w:r w:rsidR="00B76EF7">
        <w:t xml:space="preserve">un </w:t>
      </w:r>
      <w:r w:rsidR="00423A83">
        <w:t>lieu d’alimentation important pour les rallidés (Talève sultane, 3 espèces de Marouettes, Râle d’eau, Gallinule Poule d’eau, Foulques) et pour les Ardéidés</w:t>
      </w:r>
      <w:r w:rsidR="00203FDE">
        <w:t xml:space="preserve"> (Crabier chevel</w:t>
      </w:r>
      <w:r w:rsidR="007529F7">
        <w:t xml:space="preserve">u, Bihoreau gris, </w:t>
      </w:r>
      <w:r w:rsidR="00203FDE">
        <w:t>Hérons cendré et pourpré</w:t>
      </w:r>
      <w:r w:rsidR="007529F7">
        <w:t>, Aigrette garzette</w:t>
      </w:r>
      <w:r w:rsidR="00203FDE">
        <w:t>)</w:t>
      </w:r>
      <w:r w:rsidR="00423A83">
        <w:t>.</w:t>
      </w:r>
    </w:p>
    <w:p w:rsidR="00624726" w:rsidRPr="00EC46EF" w:rsidRDefault="00624726" w:rsidP="00624726">
      <w:pPr>
        <w:pStyle w:val="Sansinterligne"/>
        <w:rPr>
          <w:b/>
          <w:bCs/>
        </w:rPr>
      </w:pPr>
      <w:r w:rsidRPr="00EC46EF">
        <w:rPr>
          <w:b/>
          <w:bCs/>
        </w:rPr>
        <w:t>Végétation émergente : Phragmitaies, Typhaies, Jonchaies</w:t>
      </w:r>
      <w:r w:rsidR="00862BA4" w:rsidRPr="00EC46EF">
        <w:rPr>
          <w:b/>
          <w:bCs/>
        </w:rPr>
        <w:t> :</w:t>
      </w:r>
    </w:p>
    <w:p w:rsidR="00862BA4" w:rsidRDefault="00862BA4" w:rsidP="00624726">
      <w:pPr>
        <w:pStyle w:val="Sansinterligne"/>
      </w:pPr>
    </w:p>
    <w:p w:rsidR="00423A83" w:rsidRDefault="00624726" w:rsidP="00CF3B49">
      <w:pPr>
        <w:jc w:val="both"/>
        <w:rPr>
          <w:rStyle w:val="Accentuation"/>
          <w:i w:val="0"/>
          <w:iCs w:val="0"/>
          <w:bdr w:val="none" w:sz="0" w:space="0" w:color="auto" w:frame="1"/>
          <w:shd w:val="clear" w:color="auto" w:fill="FFFFFF"/>
        </w:rPr>
      </w:pPr>
      <w:r>
        <w:rPr>
          <w:rStyle w:val="Accentuation"/>
          <w:i w:val="0"/>
          <w:iCs w:val="0"/>
          <w:bdr w:val="none" w:sz="0" w:space="0" w:color="auto" w:frame="1"/>
          <w:shd w:val="clear" w:color="auto" w:fill="FFFFFF"/>
        </w:rPr>
        <w:t>La végétation émergente com</w:t>
      </w:r>
      <w:r w:rsidR="00714C76">
        <w:rPr>
          <w:rStyle w:val="Accentuation"/>
          <w:i w:val="0"/>
          <w:iCs w:val="0"/>
          <w:bdr w:val="none" w:sz="0" w:space="0" w:color="auto" w:frame="1"/>
          <w:shd w:val="clear" w:color="auto" w:fill="FFFFFF"/>
        </w:rPr>
        <w:t>p</w:t>
      </w:r>
      <w:r>
        <w:rPr>
          <w:rStyle w:val="Accentuation"/>
          <w:i w:val="0"/>
          <w:iCs w:val="0"/>
          <w:bdr w:val="none" w:sz="0" w:space="0" w:color="auto" w:frame="1"/>
          <w:shd w:val="clear" w:color="auto" w:fill="FFFFFF"/>
        </w:rPr>
        <w:t xml:space="preserve">rend des Phragmitaies à </w:t>
      </w:r>
      <w:r w:rsidRPr="00714C76">
        <w:rPr>
          <w:rStyle w:val="Accentuation"/>
          <w:bdr w:val="none" w:sz="0" w:space="0" w:color="auto" w:frame="1"/>
          <w:shd w:val="clear" w:color="auto" w:fill="FFFFFF"/>
        </w:rPr>
        <w:t>Phragmites australis</w:t>
      </w:r>
      <w:r>
        <w:rPr>
          <w:rStyle w:val="Accentuation"/>
          <w:i w:val="0"/>
          <w:iCs w:val="0"/>
          <w:bdr w:val="none" w:sz="0" w:space="0" w:color="auto" w:frame="1"/>
          <w:shd w:val="clear" w:color="auto" w:fill="FFFFFF"/>
        </w:rPr>
        <w:t xml:space="preserve">, des Typhaies à </w:t>
      </w:r>
      <w:r w:rsidRPr="00714C76">
        <w:rPr>
          <w:rStyle w:val="Accentuation"/>
          <w:bdr w:val="none" w:sz="0" w:space="0" w:color="auto" w:frame="1"/>
          <w:shd w:val="clear" w:color="auto" w:fill="FFFFFF"/>
        </w:rPr>
        <w:t>Typha</w:t>
      </w:r>
      <w:r>
        <w:rPr>
          <w:rStyle w:val="Accentuation"/>
          <w:i w:val="0"/>
          <w:iCs w:val="0"/>
          <w:bdr w:val="none" w:sz="0" w:space="0" w:color="auto" w:frame="1"/>
          <w:shd w:val="clear" w:color="auto" w:fill="FFFFFF"/>
        </w:rPr>
        <w:t xml:space="preserve"> </w:t>
      </w:r>
      <w:r w:rsidRPr="00714C76">
        <w:rPr>
          <w:rStyle w:val="Accentuation"/>
          <w:bdr w:val="none" w:sz="0" w:space="0" w:color="auto" w:frame="1"/>
          <w:shd w:val="clear" w:color="auto" w:fill="FFFFFF"/>
        </w:rPr>
        <w:t>latifolia</w:t>
      </w:r>
      <w:r>
        <w:rPr>
          <w:rStyle w:val="Accentuation"/>
          <w:i w:val="0"/>
          <w:iCs w:val="0"/>
          <w:bdr w:val="none" w:sz="0" w:space="0" w:color="auto" w:frame="1"/>
          <w:shd w:val="clear" w:color="auto" w:fill="FFFFFF"/>
        </w:rPr>
        <w:t>, des Jonchaie</w:t>
      </w:r>
      <w:r w:rsidR="007529F7">
        <w:rPr>
          <w:rStyle w:val="Accentuation"/>
          <w:i w:val="0"/>
          <w:iCs w:val="0"/>
          <w:bdr w:val="none" w:sz="0" w:space="0" w:color="auto" w:frame="1"/>
          <w:shd w:val="clear" w:color="auto" w:fill="FFFFFF"/>
        </w:rPr>
        <w:t>s</w:t>
      </w:r>
      <w:r>
        <w:rPr>
          <w:rStyle w:val="Accentuation"/>
          <w:i w:val="0"/>
          <w:iCs w:val="0"/>
          <w:bdr w:val="none" w:sz="0" w:space="0" w:color="auto" w:frame="1"/>
          <w:shd w:val="clear" w:color="auto" w:fill="FFFFFF"/>
        </w:rPr>
        <w:t xml:space="preserve"> à </w:t>
      </w:r>
      <w:r w:rsidRPr="00714C76">
        <w:rPr>
          <w:rStyle w:val="Accentuation"/>
          <w:bdr w:val="none" w:sz="0" w:space="0" w:color="auto" w:frame="1"/>
          <w:shd w:val="clear" w:color="auto" w:fill="FFFFFF"/>
        </w:rPr>
        <w:t>Juncus maritimus</w:t>
      </w:r>
      <w:r>
        <w:rPr>
          <w:rStyle w:val="Accentuation"/>
          <w:i w:val="0"/>
          <w:iCs w:val="0"/>
          <w:bdr w:val="none" w:sz="0" w:space="0" w:color="auto" w:frame="1"/>
          <w:shd w:val="clear" w:color="auto" w:fill="FFFFFF"/>
        </w:rPr>
        <w:t xml:space="preserve">. </w:t>
      </w:r>
    </w:p>
    <w:p w:rsidR="00624726" w:rsidRDefault="00624726" w:rsidP="00CF3B49">
      <w:pPr>
        <w:jc w:val="both"/>
      </w:pPr>
      <w:r>
        <w:rPr>
          <w:rStyle w:val="Accentuation"/>
          <w:i w:val="0"/>
          <w:iCs w:val="0"/>
          <w:bdr w:val="none" w:sz="0" w:space="0" w:color="auto" w:frame="1"/>
          <w:shd w:val="clear" w:color="auto" w:fill="FFFFFF"/>
        </w:rPr>
        <w:t>Elle</w:t>
      </w:r>
      <w:r w:rsidR="00A579C7">
        <w:rPr>
          <w:rStyle w:val="Accentuation"/>
          <w:i w:val="0"/>
          <w:iCs w:val="0"/>
          <w:bdr w:val="none" w:sz="0" w:space="0" w:color="auto" w:frame="1"/>
          <w:shd w:val="clear" w:color="auto" w:fill="FFFFFF"/>
        </w:rPr>
        <w:t xml:space="preserve">s servent </w:t>
      </w:r>
      <w:r>
        <w:t>de sites de nidification pour les Rallidés (Talève sultane, Râle d’eau, Gallinule Poule d’eau, Foulques)</w:t>
      </w:r>
      <w:r w:rsidR="006C1F2A">
        <w:t xml:space="preserve"> et de refuge pour les espèces migratrices (3 espèces de Marouettes).</w:t>
      </w:r>
    </w:p>
    <w:p w:rsidR="00862BA4" w:rsidRDefault="006C1F2A" w:rsidP="00CF3B49">
      <w:pPr>
        <w:jc w:val="both"/>
      </w:pPr>
      <w:r>
        <w:t>C’est aussi un s</w:t>
      </w:r>
      <w:r w:rsidR="00624726">
        <w:t>ite de nidification</w:t>
      </w:r>
      <w:r>
        <w:t xml:space="preserve"> important</w:t>
      </w:r>
      <w:r w:rsidR="00624726">
        <w:t xml:space="preserve"> pour le Blongios nain (Typhaie), le Fuligule nyroca, la Nette rou</w:t>
      </w:r>
      <w:r w:rsidR="00862BA4">
        <w:t>sse, la Rousserolle africaine,…</w:t>
      </w:r>
    </w:p>
    <w:p w:rsidR="00624726" w:rsidRDefault="008623F0" w:rsidP="00CF3B49">
      <w:pPr>
        <w:jc w:val="both"/>
      </w:pPr>
      <w:r>
        <w:t>Les P</w:t>
      </w:r>
      <w:r w:rsidR="00681E1D">
        <w:t>hragmitaies s</w:t>
      </w:r>
      <w:r w:rsidR="00624726">
        <w:t>ervent de dortoirs pou</w:t>
      </w:r>
      <w:r w:rsidR="00DE4677">
        <w:t>r plusieurs espèces d’h</w:t>
      </w:r>
      <w:r w:rsidR="00681E1D">
        <w:t>irondelles en migration tandis que les Jonchaies représentent ici un s</w:t>
      </w:r>
      <w:r w:rsidR="00624726">
        <w:t>i</w:t>
      </w:r>
      <w:r w:rsidR="00377E11">
        <w:t xml:space="preserve">te d’hivernage </w:t>
      </w:r>
      <w:r w:rsidR="00A579C7">
        <w:t>de première importance</w:t>
      </w:r>
      <w:r w:rsidR="00377E11">
        <w:t xml:space="preserve"> pour la</w:t>
      </w:r>
      <w:r w:rsidR="00624726">
        <w:t xml:space="preserve"> Gorgebleue à miroir.</w:t>
      </w:r>
    </w:p>
    <w:p w:rsidR="00624726" w:rsidRPr="00A24E86" w:rsidRDefault="00862BA4" w:rsidP="0036008A">
      <w:pPr>
        <w:rPr>
          <w:b/>
          <w:bCs/>
        </w:rPr>
      </w:pPr>
      <w:r w:rsidRPr="00A24E86">
        <w:rPr>
          <w:b/>
          <w:bCs/>
        </w:rPr>
        <w:t>Ceinture arbustive :</w:t>
      </w:r>
    </w:p>
    <w:p w:rsidR="00862BA4" w:rsidRPr="00A579C7" w:rsidRDefault="00A579C7" w:rsidP="00B12D96">
      <w:pPr>
        <w:jc w:val="both"/>
        <w:rPr>
          <w:i/>
          <w:iCs/>
        </w:rPr>
      </w:pPr>
      <w:r w:rsidRPr="00A579C7">
        <w:t>Plus sèche</w:t>
      </w:r>
      <w:r w:rsidR="00CF3B49">
        <w:t>s</w:t>
      </w:r>
      <w:r w:rsidRPr="00A579C7">
        <w:t xml:space="preserve">, les bordures de la daya </w:t>
      </w:r>
      <w:r>
        <w:t xml:space="preserve">ont néanmoins </w:t>
      </w:r>
      <w:r w:rsidRPr="00A579C7">
        <w:t>une importance é</w:t>
      </w:r>
      <w:r w:rsidR="00CE2B82">
        <w:t>cologique tout aussi grande</w:t>
      </w:r>
      <w:r w:rsidRPr="00A579C7">
        <w:t xml:space="preserve">  avec leur </w:t>
      </w:r>
      <w:r w:rsidR="00F475F8">
        <w:t>végé</w:t>
      </w:r>
      <w:r w:rsidRPr="00A579C7">
        <w:t xml:space="preserve">tation arbustive : </w:t>
      </w:r>
      <w:r w:rsidR="00862BA4" w:rsidRPr="00A579C7">
        <w:rPr>
          <w:i/>
          <w:iCs/>
        </w:rPr>
        <w:t>Chamaerops humilis, Lycium europaeum, Sueda, Atriplex glauca, Withania fruticans,…</w:t>
      </w:r>
      <w:r>
        <w:rPr>
          <w:i/>
          <w:iCs/>
        </w:rPr>
        <w:t xml:space="preserve"> </w:t>
      </w:r>
      <w:r>
        <w:t>La ceinture arbustive de la daya a</w:t>
      </w:r>
      <w:r w:rsidR="00862BA4">
        <w:t xml:space="preserve">brite </w:t>
      </w:r>
      <w:r>
        <w:t>en effet une grande abondance d’</w:t>
      </w:r>
      <w:r w:rsidR="00B12D96">
        <w:t>arthropodes dont beaucoup d’insectes</w:t>
      </w:r>
      <w:r>
        <w:t xml:space="preserve"> pollinisateurs, </w:t>
      </w:r>
      <w:r w:rsidR="00862BA4">
        <w:t>de nombreux passereaux en migration ou en hivernage</w:t>
      </w:r>
      <w:r w:rsidR="002366ED">
        <w:t xml:space="preserve"> (pouillots, fauvettes, gobemouches,…)</w:t>
      </w:r>
      <w:r>
        <w:t xml:space="preserve">, des mammifères (lapin, hérisson, belette,…), et des </w:t>
      </w:r>
      <w:r>
        <w:lastRenderedPageBreak/>
        <w:t>reptiles importants comme la Tortue mauresque (VU). Ces bordures méritent donc une attention toute particulière.</w:t>
      </w:r>
    </w:p>
    <w:p w:rsidR="00300E58" w:rsidRDefault="00300E58" w:rsidP="00ED7371">
      <w:pPr>
        <w:jc w:val="both"/>
        <w:rPr>
          <w:b/>
          <w:bCs/>
          <w:sz w:val="24"/>
          <w:szCs w:val="24"/>
        </w:rPr>
      </w:pPr>
    </w:p>
    <w:p w:rsidR="001177D8" w:rsidRPr="00862BA4" w:rsidRDefault="001177D8" w:rsidP="00ED7371">
      <w:pPr>
        <w:jc w:val="both"/>
        <w:rPr>
          <w:b/>
          <w:bCs/>
          <w:sz w:val="24"/>
          <w:szCs w:val="24"/>
        </w:rPr>
      </w:pPr>
    </w:p>
    <w:p w:rsidR="00A34E8B" w:rsidRPr="00030635" w:rsidRDefault="00A34E8B" w:rsidP="00030635">
      <w:pPr>
        <w:pStyle w:val="Paragraphedeliste"/>
        <w:numPr>
          <w:ilvl w:val="0"/>
          <w:numId w:val="5"/>
        </w:numPr>
        <w:rPr>
          <w:b/>
          <w:bCs/>
          <w:sz w:val="32"/>
          <w:szCs w:val="32"/>
        </w:rPr>
      </w:pPr>
      <w:r w:rsidRPr="00030635">
        <w:rPr>
          <w:b/>
          <w:bCs/>
          <w:sz w:val="32"/>
          <w:szCs w:val="32"/>
        </w:rPr>
        <w:t>Les services écosystémiques rendus par le site :</w:t>
      </w:r>
    </w:p>
    <w:p w:rsidR="008E0BF9" w:rsidRDefault="008E0BF9" w:rsidP="00AF7180">
      <w:pPr>
        <w:rPr>
          <w:b/>
          <w:bCs/>
          <w:sz w:val="24"/>
          <w:szCs w:val="24"/>
        </w:rPr>
      </w:pPr>
    </w:p>
    <w:p w:rsidR="007D3A6B" w:rsidRPr="00D9427F" w:rsidRDefault="007D3A6B" w:rsidP="00AF7180">
      <w:pPr>
        <w:rPr>
          <w:b/>
          <w:bCs/>
          <w:sz w:val="24"/>
          <w:szCs w:val="24"/>
        </w:rPr>
      </w:pPr>
      <w:r w:rsidRPr="00D9427F">
        <w:rPr>
          <w:b/>
          <w:bCs/>
          <w:sz w:val="24"/>
          <w:szCs w:val="24"/>
        </w:rPr>
        <w:t>Services hydrologiques :</w:t>
      </w:r>
    </w:p>
    <w:p w:rsidR="00E94116" w:rsidRDefault="007D3A6B" w:rsidP="00E94116">
      <w:pPr>
        <w:jc w:val="both"/>
      </w:pPr>
      <w:r>
        <w:t xml:space="preserve">Le site reçoit les eaux  des sources de la nappe de la Chaouia côtière qui affleure à ce niveau. </w:t>
      </w:r>
    </w:p>
    <w:p w:rsidR="007D3A6B" w:rsidRDefault="007D3A6B" w:rsidP="00E94116">
      <w:pPr>
        <w:jc w:val="both"/>
      </w:pPr>
      <w:r>
        <w:t>La dépression permet le stockage de ces eaux pour un usage régularisé au cours de l’</w:t>
      </w:r>
      <w:r w:rsidR="002B725A">
        <w:t>année</w:t>
      </w:r>
      <w:r w:rsidR="00E94116">
        <w:t>, même en saison sèche.</w:t>
      </w:r>
      <w:r w:rsidR="008E0BF9">
        <w:t xml:space="preserve"> Les usages sont variés : eau potable pour le bétail, agriculture, construction, travaux publics, espaces verts,…</w:t>
      </w:r>
    </w:p>
    <w:p w:rsidR="007D3A6B" w:rsidRDefault="007D3A6B" w:rsidP="00E94116">
      <w:pPr>
        <w:jc w:val="both"/>
      </w:pPr>
      <w:r>
        <w:t>D’autre part, la dépression n’a d’exutoire qu’à partir d’un seuil assez élevé (plus de 5 mNGM) : elle constitue donc l’exutoire naturel et le bassin récepteur des eaux pluviales des zones urbanisées qui dominent le site.</w:t>
      </w:r>
    </w:p>
    <w:p w:rsidR="007D3A6B" w:rsidRDefault="00455D2A" w:rsidP="00E94116">
      <w:pPr>
        <w:jc w:val="both"/>
      </w:pPr>
      <w:r>
        <w:t>Si</w:t>
      </w:r>
      <w:r w:rsidR="007D3A6B">
        <w:t xml:space="preserve"> cette dépression</w:t>
      </w:r>
      <w:r>
        <w:t xml:space="preserve"> venait à être comblée</w:t>
      </w:r>
      <w:r w:rsidR="002B725A">
        <w:t>, il y aurait de forts risques</w:t>
      </w:r>
      <w:r w:rsidR="007D3A6B">
        <w:t xml:space="preserve"> d’inondation sur les zones avoisina</w:t>
      </w:r>
      <w:r w:rsidR="002B7C49">
        <w:t xml:space="preserve">ntes </w:t>
      </w:r>
      <w:r w:rsidR="002B725A">
        <w:t>et d’instabilité du sous-sol, avec des risques de remontée de la nappe, à défaut d’un système de drainage très performant.</w:t>
      </w:r>
    </w:p>
    <w:p w:rsidR="008E0BF9" w:rsidRDefault="008E0BF9" w:rsidP="00E94116">
      <w:pPr>
        <w:jc w:val="both"/>
      </w:pPr>
    </w:p>
    <w:p w:rsidR="008E0BF9" w:rsidRDefault="008E0BF9" w:rsidP="00E94116">
      <w:pPr>
        <w:jc w:val="both"/>
      </w:pPr>
      <w:r w:rsidRPr="008E0BF9">
        <w:rPr>
          <w:b/>
          <w:bCs/>
          <w:sz w:val="24"/>
          <w:szCs w:val="24"/>
        </w:rPr>
        <w:t>Services de régulation</w:t>
      </w:r>
      <w:r>
        <w:t> :</w:t>
      </w:r>
    </w:p>
    <w:p w:rsidR="00BE4D7B" w:rsidRDefault="00BE4D7B" w:rsidP="00BE4D7B">
      <w:pPr>
        <w:jc w:val="both"/>
      </w:pPr>
      <w:r>
        <w:t>La daya de Dar Bouazza</w:t>
      </w:r>
      <w:r w:rsidR="008E0BF9">
        <w:t xml:space="preserve"> contribue à réduire les effets des changements climatiques</w:t>
      </w:r>
      <w:r>
        <w:t xml:space="preserve"> en jouant les rôles suivants : </w:t>
      </w:r>
    </w:p>
    <w:p w:rsidR="00BE4D7B" w:rsidRDefault="008E0BF9" w:rsidP="00BE4D7B">
      <w:pPr>
        <w:pStyle w:val="Paragraphedeliste"/>
        <w:numPr>
          <w:ilvl w:val="0"/>
          <w:numId w:val="1"/>
        </w:numPr>
        <w:jc w:val="both"/>
      </w:pPr>
      <w:r>
        <w:t>rôle de piège à Carbone grâ</w:t>
      </w:r>
      <w:r w:rsidR="00BE4D7B">
        <w:t xml:space="preserve">ce à sa végétation abondante, </w:t>
      </w:r>
    </w:p>
    <w:p w:rsidR="00BE4D7B" w:rsidRDefault="00BE4D7B" w:rsidP="00BE4D7B">
      <w:pPr>
        <w:pStyle w:val="Paragraphedeliste"/>
        <w:numPr>
          <w:ilvl w:val="0"/>
          <w:numId w:val="1"/>
        </w:numPr>
        <w:jc w:val="both"/>
      </w:pPr>
      <w:r>
        <w:t xml:space="preserve">rôle de maintien du littoral : </w:t>
      </w:r>
      <w:r w:rsidR="00E92587">
        <w:t>stabilisation</w:t>
      </w:r>
      <w:r w:rsidR="008014CC">
        <w:t xml:space="preserve">, </w:t>
      </w:r>
      <w:r>
        <w:t>rétention des sols, protection contre l’érosion</w:t>
      </w:r>
    </w:p>
    <w:p w:rsidR="008E0BF9" w:rsidRDefault="00BE4D7B" w:rsidP="00BE4D7B">
      <w:pPr>
        <w:pStyle w:val="Paragraphedeliste"/>
        <w:numPr>
          <w:ilvl w:val="0"/>
          <w:numId w:val="1"/>
        </w:numPr>
        <w:jc w:val="both"/>
      </w:pPr>
      <w:r>
        <w:t>rôle dans l</w:t>
      </w:r>
      <w:r w:rsidR="008E0BF9">
        <w:t>’amortissement des épisodes météorologiques extrêmes, étant donné sa position</w:t>
      </w:r>
      <w:r w:rsidR="008F5338">
        <w:t>-tampon</w:t>
      </w:r>
      <w:r w:rsidR="008E0BF9">
        <w:t xml:space="preserve"> le long du littoral, juste derrière le cordon dunaire.</w:t>
      </w:r>
    </w:p>
    <w:p w:rsidR="008E0BF9" w:rsidRDefault="008E0BF9" w:rsidP="00E94116">
      <w:pPr>
        <w:jc w:val="both"/>
      </w:pPr>
    </w:p>
    <w:p w:rsidR="00D9427F" w:rsidRPr="009B3A06" w:rsidRDefault="00D9427F" w:rsidP="00D9427F">
      <w:pPr>
        <w:jc w:val="both"/>
        <w:rPr>
          <w:b/>
          <w:bCs/>
          <w:sz w:val="24"/>
          <w:szCs w:val="24"/>
        </w:rPr>
      </w:pPr>
      <w:r w:rsidRPr="009B3A06">
        <w:rPr>
          <w:b/>
          <w:bCs/>
          <w:sz w:val="24"/>
          <w:szCs w:val="24"/>
        </w:rPr>
        <w:t>Services pédagogiques :</w:t>
      </w:r>
    </w:p>
    <w:p w:rsidR="00D9427F" w:rsidRDefault="00D9427F" w:rsidP="00D9427F">
      <w:pPr>
        <w:jc w:val="both"/>
      </w:pPr>
      <w:r>
        <w:t>La daya de Dar Bouazza a un potentiel éducatif/pédagogique très important, étant le dernier écosystème naturel à riche biodiversité à proximité immédiate de Casablanca, la plus grosse ville du Maroc (plus de 4 millions d’habitants) : 15 km seulement du centre ville. De nombreux élèves ou étudiants issus des écoles, lycées et universités locales viennent y étudier la biodiversité, le fonctionnement des écosystèmes, les interactions de l’Homme sur son environnement, y réalisent des sorties/actions de sensibilisation à la protection de l’environnement.</w:t>
      </w:r>
    </w:p>
    <w:p w:rsidR="00025737" w:rsidRDefault="00025737" w:rsidP="00D9427F">
      <w:pPr>
        <w:jc w:val="both"/>
      </w:pPr>
      <w:r>
        <w:lastRenderedPageBreak/>
        <w:t>Le GOMAC y réalise des formations de terrain pour les professeurs de SVT des collèges et lycée.</w:t>
      </w:r>
    </w:p>
    <w:p w:rsidR="0089269E" w:rsidRDefault="0089269E" w:rsidP="00D9427F">
      <w:pPr>
        <w:jc w:val="both"/>
      </w:pPr>
      <w:r>
        <w:t xml:space="preserve">Des étudiants de l’université et des écoles supérieures de technologie viennent faire </w:t>
      </w:r>
      <w:r w:rsidR="00A03082">
        <w:t xml:space="preserve">y réaliser </w:t>
      </w:r>
      <w:r>
        <w:t>des stages de te</w:t>
      </w:r>
      <w:r w:rsidR="00A03082">
        <w:t>rrain</w:t>
      </w:r>
      <w:r>
        <w:t>.</w:t>
      </w:r>
    </w:p>
    <w:p w:rsidR="0089269E" w:rsidRDefault="0089269E" w:rsidP="00D24FE2">
      <w:pPr>
        <w:jc w:val="both"/>
      </w:pPr>
      <w:r>
        <w:t>Enfin, cette zone revêt une grande importance pour la recherche scientifique et fait l’objet d’un suivi à long terme (</w:t>
      </w:r>
      <w:r w:rsidR="00D97370">
        <w:t>s</w:t>
      </w:r>
      <w:r w:rsidR="00D24FE2">
        <w:t>uivi des communautés végétales et animales : Arthropodes, Batraciens, Oiseaux</w:t>
      </w:r>
      <w:r w:rsidR="00F813E5">
        <w:t>,…)</w:t>
      </w:r>
    </w:p>
    <w:p w:rsidR="0089269E" w:rsidRDefault="0089269E" w:rsidP="00D9427F">
      <w:pPr>
        <w:jc w:val="both"/>
      </w:pPr>
    </w:p>
    <w:p w:rsidR="00D9427F" w:rsidRPr="0089269E" w:rsidRDefault="00D9427F" w:rsidP="00D9427F">
      <w:pPr>
        <w:jc w:val="both"/>
        <w:rPr>
          <w:b/>
          <w:bCs/>
          <w:sz w:val="24"/>
          <w:szCs w:val="24"/>
        </w:rPr>
      </w:pPr>
      <w:r w:rsidRPr="0089269E">
        <w:rPr>
          <w:b/>
          <w:bCs/>
          <w:sz w:val="24"/>
          <w:szCs w:val="24"/>
        </w:rPr>
        <w:t>Services récréatifs :</w:t>
      </w:r>
    </w:p>
    <w:p w:rsidR="00D9427F" w:rsidRDefault="005C3B53" w:rsidP="00922A4B">
      <w:pPr>
        <w:jc w:val="both"/>
      </w:pPr>
      <w:r>
        <w:t>La daya</w:t>
      </w:r>
      <w:r w:rsidR="00D9427F">
        <w:t xml:space="preserve"> est un lieu d’agrément irremplaçable pour la population citadine de Casablanca qui vient s’extraire de </w:t>
      </w:r>
      <w:r w:rsidR="00922A4B">
        <w:t>la ville</w:t>
      </w:r>
      <w:r w:rsidR="00D9427F">
        <w:t xml:space="preserve"> pour profiter du calme</w:t>
      </w:r>
      <w:r w:rsidR="0085489F">
        <w:t>, des paysages</w:t>
      </w:r>
      <w:r w:rsidR="00D9427F">
        <w:t xml:space="preserve"> et de la verdure de ce lieu,</w:t>
      </w:r>
      <w:r w:rsidR="00922A4B">
        <w:t xml:space="preserve"> et y pratiquer divers loisirs : </w:t>
      </w:r>
      <w:r w:rsidR="00D9427F">
        <w:t xml:space="preserve">sport, promenade, </w:t>
      </w:r>
      <w:r w:rsidR="00922A4B">
        <w:t xml:space="preserve">pique-niques, </w:t>
      </w:r>
      <w:r w:rsidR="00D9427F">
        <w:t>photograp</w:t>
      </w:r>
      <w:r w:rsidR="00922A4B">
        <w:t>hie</w:t>
      </w:r>
      <w:r w:rsidR="00134FF3">
        <w:t xml:space="preserve"> animalière</w:t>
      </w:r>
      <w:r w:rsidR="00922A4B">
        <w:t>, observation naturaliste,…</w:t>
      </w:r>
      <w:r w:rsidR="00D9427F">
        <w:t xml:space="preserve"> Elle </w:t>
      </w:r>
      <w:r w:rsidR="00922A4B">
        <w:t xml:space="preserve">contribue ainsi à </w:t>
      </w:r>
      <w:r w:rsidR="00D9427F">
        <w:t>améliore</w:t>
      </w:r>
      <w:r w:rsidR="00922A4B">
        <w:t>r de façon substantielle</w:t>
      </w:r>
      <w:r w:rsidR="00D9427F">
        <w:t xml:space="preserve"> la qualité de vie de la population locale.</w:t>
      </w:r>
    </w:p>
    <w:p w:rsidR="00134FF3" w:rsidRDefault="00134FF3" w:rsidP="00083711">
      <w:pPr>
        <w:jc w:val="both"/>
      </w:pPr>
      <w:r>
        <w:t xml:space="preserve">Elle </w:t>
      </w:r>
      <w:r w:rsidR="00083711">
        <w:t>attire</w:t>
      </w:r>
      <w:r>
        <w:t xml:space="preserve"> </w:t>
      </w:r>
      <w:r w:rsidR="005C3B53">
        <w:t xml:space="preserve">aussi </w:t>
      </w:r>
      <w:r>
        <w:t>des touristes naturalistes qui viennent du Maroc et d’Europe pour y observer la nature.</w:t>
      </w:r>
    </w:p>
    <w:p w:rsidR="00083711" w:rsidRDefault="00083711" w:rsidP="00922A4B">
      <w:pPr>
        <w:jc w:val="both"/>
      </w:pPr>
    </w:p>
    <w:p w:rsidR="00D9427F" w:rsidRPr="00083711" w:rsidRDefault="00083711" w:rsidP="00D9427F">
      <w:pPr>
        <w:jc w:val="both"/>
        <w:rPr>
          <w:b/>
          <w:bCs/>
          <w:sz w:val="24"/>
          <w:szCs w:val="24"/>
        </w:rPr>
      </w:pPr>
      <w:r w:rsidRPr="00083711">
        <w:rPr>
          <w:b/>
          <w:bCs/>
          <w:sz w:val="24"/>
          <w:szCs w:val="24"/>
        </w:rPr>
        <w:t xml:space="preserve">Autres services : </w:t>
      </w:r>
    </w:p>
    <w:p w:rsidR="00D9427F" w:rsidRDefault="00D9427F" w:rsidP="00BF3EDE">
      <w:pPr>
        <w:jc w:val="both"/>
      </w:pPr>
      <w:r>
        <w:t>Elle est aussi utilisée pour des usages traditionnels</w:t>
      </w:r>
      <w:r w:rsidR="00BF3EDE">
        <w:t xml:space="preserve"> : </w:t>
      </w:r>
      <w:r>
        <w:t>pa</w:t>
      </w:r>
      <w:r w:rsidR="00BF3EDE">
        <w:t>storalisme, coupeurs de joncs,…</w:t>
      </w:r>
    </w:p>
    <w:p w:rsidR="00BF3EDE" w:rsidRDefault="00BF3EDE" w:rsidP="00A774C0">
      <w:pPr>
        <w:jc w:val="both"/>
      </w:pPr>
      <w:r>
        <w:t>Elle joue</w:t>
      </w:r>
      <w:r w:rsidR="009554A1">
        <w:t xml:space="preserve"> enfin</w:t>
      </w:r>
      <w:r>
        <w:t xml:space="preserve"> un rôle de soutien pour les insectes pollinisateurs grâce à </w:t>
      </w:r>
      <w:r w:rsidR="00A774C0">
        <w:t>son abondance en</w:t>
      </w:r>
      <w:r>
        <w:t xml:space="preserve"> plantes à fleurs.</w:t>
      </w:r>
    </w:p>
    <w:p w:rsidR="00300E58" w:rsidRDefault="00300E58" w:rsidP="00D9427F">
      <w:pPr>
        <w:jc w:val="both"/>
      </w:pPr>
    </w:p>
    <w:p w:rsidR="001177D8" w:rsidRDefault="001177D8" w:rsidP="00D9427F">
      <w:pPr>
        <w:jc w:val="both"/>
      </w:pPr>
    </w:p>
    <w:p w:rsidR="00D9427F" w:rsidRPr="00545878" w:rsidRDefault="00BF3EDE" w:rsidP="00545878">
      <w:pPr>
        <w:pStyle w:val="Paragraphedeliste"/>
        <w:numPr>
          <w:ilvl w:val="0"/>
          <w:numId w:val="5"/>
        </w:numPr>
        <w:jc w:val="both"/>
        <w:rPr>
          <w:b/>
          <w:bCs/>
          <w:sz w:val="28"/>
          <w:szCs w:val="28"/>
        </w:rPr>
      </w:pPr>
      <w:r w:rsidRPr="00545878">
        <w:rPr>
          <w:b/>
          <w:bCs/>
          <w:sz w:val="32"/>
          <w:szCs w:val="32"/>
        </w:rPr>
        <w:t>Les menaces qui pèsent sur ce site</w:t>
      </w:r>
      <w:r w:rsidRPr="00545878">
        <w:rPr>
          <w:b/>
          <w:bCs/>
          <w:sz w:val="28"/>
          <w:szCs w:val="28"/>
        </w:rPr>
        <w:t> :</w:t>
      </w:r>
    </w:p>
    <w:p w:rsidR="00CA3B40" w:rsidRDefault="00CA3B40" w:rsidP="00D9427F">
      <w:pPr>
        <w:jc w:val="both"/>
        <w:rPr>
          <w:b/>
          <w:bCs/>
          <w:sz w:val="24"/>
          <w:szCs w:val="24"/>
        </w:rPr>
      </w:pPr>
    </w:p>
    <w:p w:rsidR="00BF3EDE" w:rsidRPr="004F3329" w:rsidRDefault="004F3329" w:rsidP="00F21773">
      <w:pPr>
        <w:jc w:val="both"/>
        <w:rPr>
          <w:b/>
          <w:bCs/>
          <w:sz w:val="24"/>
          <w:szCs w:val="24"/>
        </w:rPr>
      </w:pPr>
      <w:r w:rsidRPr="004F3329">
        <w:rPr>
          <w:b/>
          <w:bCs/>
          <w:sz w:val="24"/>
          <w:szCs w:val="24"/>
        </w:rPr>
        <w:t>Urbanisation</w:t>
      </w:r>
      <w:r>
        <w:rPr>
          <w:b/>
          <w:bCs/>
          <w:sz w:val="24"/>
          <w:szCs w:val="24"/>
        </w:rPr>
        <w:t> </w:t>
      </w:r>
      <w:r w:rsidR="00A14835">
        <w:rPr>
          <w:b/>
          <w:bCs/>
          <w:sz w:val="24"/>
          <w:szCs w:val="24"/>
        </w:rPr>
        <w:t>et projets immobiliers</w:t>
      </w:r>
    </w:p>
    <w:p w:rsidR="004F3329" w:rsidRDefault="004F3329" w:rsidP="00F21773">
      <w:pPr>
        <w:jc w:val="both"/>
      </w:pPr>
      <w:r>
        <w:t>Un pa</w:t>
      </w:r>
      <w:r w:rsidR="00AF4B21">
        <w:t>rticulier cherche à titrer</w:t>
      </w:r>
      <w:r>
        <w:t xml:space="preserve"> </w:t>
      </w:r>
      <w:r w:rsidR="00E13833">
        <w:t>le</w:t>
      </w:r>
      <w:r>
        <w:t xml:space="preserve"> site</w:t>
      </w:r>
      <w:r w:rsidR="00E13833">
        <w:t xml:space="preserve"> de 18 ha de la daya</w:t>
      </w:r>
      <w:r w:rsidR="00B33F02">
        <w:t xml:space="preserve"> qui relève pourtant</w:t>
      </w:r>
      <w:r w:rsidR="00AF4B21">
        <w:t xml:space="preserve"> du domaine public hydraulique</w:t>
      </w:r>
      <w:r>
        <w:t xml:space="preserve"> et a entrepris des démarches </w:t>
      </w:r>
      <w:r w:rsidR="00366FCB">
        <w:t xml:space="preserve">avancées </w:t>
      </w:r>
      <w:r>
        <w:t>auprès de la Conservation fonc</w:t>
      </w:r>
      <w:r w:rsidR="000F5D7B">
        <w:t>ière.</w:t>
      </w:r>
    </w:p>
    <w:p w:rsidR="003B7FC0" w:rsidRDefault="00776078" w:rsidP="00F21773">
      <w:pPr>
        <w:jc w:val="both"/>
      </w:pPr>
      <w:r>
        <w:t>Le risque est une artificialisation</w:t>
      </w:r>
      <w:r w:rsidR="00F21773">
        <w:t xml:space="preserve"> complète de ce site naturel</w:t>
      </w:r>
      <w:r w:rsidR="00366FCB">
        <w:t xml:space="preserve"> </w:t>
      </w:r>
      <w:r>
        <w:t>par l’édification d’</w:t>
      </w:r>
      <w:r w:rsidR="00366FCB">
        <w:t xml:space="preserve">un complexe de constructions littorales </w:t>
      </w:r>
      <w:r w:rsidR="00CA3B40">
        <w:t>–</w:t>
      </w:r>
      <w:r>
        <w:t xml:space="preserve">qui ne serait d’ailleurs ni </w:t>
      </w:r>
      <w:r w:rsidR="00CA3B40">
        <w:t>viable à</w:t>
      </w:r>
      <w:r>
        <w:t xml:space="preserve"> court terme (inondations), ni à long terme (compte-tenu des </w:t>
      </w:r>
      <w:r w:rsidR="00466412">
        <w:t xml:space="preserve">risques de </w:t>
      </w:r>
      <w:r w:rsidR="00CA3B40">
        <w:t>changements climatiques</w:t>
      </w:r>
      <w:r>
        <w:t xml:space="preserve"> et</w:t>
      </w:r>
      <w:r w:rsidR="00466412">
        <w:t xml:space="preserve"> d</w:t>
      </w:r>
      <w:r>
        <w:t>’élévation du niveau des océans)</w:t>
      </w:r>
      <w:r w:rsidR="00844117">
        <w:t>. Même u</w:t>
      </w:r>
      <w:r w:rsidR="00366FCB">
        <w:t>n aménagement qui consisterait à intégrer la daya</w:t>
      </w:r>
      <w:r w:rsidR="00844117">
        <w:t xml:space="preserve"> à un tel complexe en construisant des berges en maçonnerie aurait pour résultat de lui ferait perdre toute sa biodiversité et ses fonctions écologiques. L’important est de conserver les zones périphériques périodiquement inondées </w:t>
      </w:r>
      <w:r w:rsidR="00A4461C">
        <w:t>et exondées car elles sont particulièrement</w:t>
      </w:r>
      <w:r w:rsidR="00844117">
        <w:t xml:space="preserve"> riches.</w:t>
      </w:r>
    </w:p>
    <w:p w:rsidR="00CA3B40" w:rsidRDefault="00CA3B40" w:rsidP="00D9427F">
      <w:pPr>
        <w:jc w:val="both"/>
        <w:rPr>
          <w:b/>
          <w:bCs/>
          <w:sz w:val="24"/>
          <w:szCs w:val="24"/>
        </w:rPr>
      </w:pPr>
    </w:p>
    <w:p w:rsidR="004F3329" w:rsidRPr="004F3329" w:rsidRDefault="004F3329" w:rsidP="00D9427F">
      <w:pPr>
        <w:jc w:val="both"/>
        <w:rPr>
          <w:b/>
          <w:bCs/>
          <w:sz w:val="24"/>
          <w:szCs w:val="24"/>
        </w:rPr>
      </w:pPr>
      <w:r w:rsidRPr="004F3329">
        <w:rPr>
          <w:b/>
          <w:bCs/>
          <w:sz w:val="24"/>
          <w:szCs w:val="24"/>
        </w:rPr>
        <w:t>Changement d’affectation des sols</w:t>
      </w:r>
    </w:p>
    <w:p w:rsidR="004F3329" w:rsidRDefault="004F3329" w:rsidP="00366FCB">
      <w:pPr>
        <w:jc w:val="both"/>
      </w:pPr>
      <w:r>
        <w:t xml:space="preserve">A l’extrémité Est de </w:t>
      </w:r>
      <w:r w:rsidR="000F5D7B">
        <w:t>la daya, un riverain</w:t>
      </w:r>
      <w:r w:rsidR="00366FCB">
        <w:t xml:space="preserve"> a déversé</w:t>
      </w:r>
      <w:r>
        <w:t xml:space="preserve"> des camions de terre pour réaliser u</w:t>
      </w:r>
      <w:r w:rsidR="00366FCB">
        <w:t>n terrassement</w:t>
      </w:r>
      <w:r>
        <w:t xml:space="preserve"> à usa</w:t>
      </w:r>
      <w:r w:rsidR="00366FCB">
        <w:t xml:space="preserve">ge agricole empiétant sur le Domaine Public Hydraulique. Une partie du lit mineur de la daya a ainsi été comblée. </w:t>
      </w:r>
    </w:p>
    <w:p w:rsidR="00CA3B40" w:rsidRDefault="00CA3B40" w:rsidP="00366FCB">
      <w:pPr>
        <w:jc w:val="both"/>
      </w:pPr>
    </w:p>
    <w:p w:rsidR="004F3329" w:rsidRPr="004F3329" w:rsidRDefault="004F3329" w:rsidP="004F3329">
      <w:pPr>
        <w:rPr>
          <w:b/>
          <w:bCs/>
          <w:sz w:val="24"/>
          <w:szCs w:val="24"/>
        </w:rPr>
      </w:pPr>
      <w:r w:rsidRPr="004F3329">
        <w:rPr>
          <w:b/>
          <w:bCs/>
          <w:sz w:val="24"/>
          <w:szCs w:val="24"/>
        </w:rPr>
        <w:t>Barrages et gestion de l’eau</w:t>
      </w:r>
    </w:p>
    <w:p w:rsidR="004F3329" w:rsidRDefault="00FE3412" w:rsidP="00831833">
      <w:pPr>
        <w:jc w:val="both"/>
        <w:rPr>
          <w:lang w:eastAsia="fr-FR"/>
        </w:rPr>
      </w:pPr>
      <w:r>
        <w:rPr>
          <w:lang w:eastAsia="fr-FR"/>
        </w:rPr>
        <w:t>Récemment (novembre 2018), un parti</w:t>
      </w:r>
      <w:r w:rsidR="0051740E">
        <w:rPr>
          <w:lang w:eastAsia="fr-FR"/>
        </w:rPr>
        <w:t xml:space="preserve">culier a tenté d’interrompre l’alimentation en eau de </w:t>
      </w:r>
      <w:r>
        <w:rPr>
          <w:lang w:eastAsia="fr-FR"/>
        </w:rPr>
        <w:t>la daya </w:t>
      </w:r>
      <w:r w:rsidR="00CF38DE">
        <w:rPr>
          <w:lang w:eastAsia="fr-FR"/>
        </w:rPr>
        <w:t>en const</w:t>
      </w:r>
      <w:r w:rsidR="0051740E">
        <w:rPr>
          <w:lang w:eastAsia="fr-FR"/>
        </w:rPr>
        <w:t xml:space="preserve">ruisant un barrage bloquant le flux normal vers </w:t>
      </w:r>
      <w:r w:rsidR="00CF38DE">
        <w:rPr>
          <w:lang w:eastAsia="fr-FR"/>
        </w:rPr>
        <w:t>le Sud-Ouest et en surcreusant une séguia pour évacuer l’eau des sources</w:t>
      </w:r>
      <w:r w:rsidR="0051740E">
        <w:rPr>
          <w:lang w:eastAsia="fr-FR"/>
        </w:rPr>
        <w:t xml:space="preserve"> vers l’Est. Le but était clairement d’assécher la daya.</w:t>
      </w:r>
      <w:r w:rsidR="00CF38DE">
        <w:rPr>
          <w:lang w:eastAsia="fr-FR"/>
        </w:rPr>
        <w:t xml:space="preserve"> La circul</w:t>
      </w:r>
      <w:r w:rsidR="00A265C9">
        <w:rPr>
          <w:lang w:eastAsia="fr-FR"/>
        </w:rPr>
        <w:t xml:space="preserve">ation a </w:t>
      </w:r>
      <w:r w:rsidR="00D07E9C">
        <w:rPr>
          <w:lang w:eastAsia="fr-FR"/>
        </w:rPr>
        <w:t xml:space="preserve">heureusement </w:t>
      </w:r>
      <w:r w:rsidR="00A265C9">
        <w:rPr>
          <w:lang w:eastAsia="fr-FR"/>
        </w:rPr>
        <w:t>été rétablie depuis par les autorités de gestion.</w:t>
      </w:r>
    </w:p>
    <w:p w:rsidR="00CA3B40" w:rsidRDefault="00CA3B40" w:rsidP="00831833">
      <w:pPr>
        <w:jc w:val="both"/>
      </w:pPr>
    </w:p>
    <w:p w:rsidR="004F3329" w:rsidRPr="004F3329" w:rsidRDefault="004F3329" w:rsidP="00D9427F">
      <w:pPr>
        <w:jc w:val="both"/>
        <w:rPr>
          <w:b/>
          <w:bCs/>
          <w:sz w:val="24"/>
          <w:szCs w:val="24"/>
        </w:rPr>
      </w:pPr>
      <w:r w:rsidRPr="004F3329">
        <w:rPr>
          <w:b/>
          <w:bCs/>
          <w:sz w:val="24"/>
          <w:szCs w:val="24"/>
        </w:rPr>
        <w:t>Extraction abusive d’eau</w:t>
      </w:r>
    </w:p>
    <w:p w:rsidR="00CA3B40" w:rsidRDefault="00831833" w:rsidP="0029681B">
      <w:pPr>
        <w:jc w:val="both"/>
      </w:pPr>
      <w:r>
        <w:t>Plusieurs camions-</w:t>
      </w:r>
      <w:r w:rsidR="004F3329">
        <w:t>citerne</w:t>
      </w:r>
      <w:r>
        <w:t>s</w:t>
      </w:r>
      <w:r w:rsidR="004F3329">
        <w:t xml:space="preserve"> par jour</w:t>
      </w:r>
      <w:r w:rsidR="00A80DBA">
        <w:t xml:space="preserve"> puisent de l’eau dans les sources</w:t>
      </w:r>
      <w:r w:rsidR="0029681B">
        <w:t>,</w:t>
      </w:r>
      <w:r w:rsidR="009B60F8">
        <w:t xml:space="preserve"> particulièrement en saison sèche, accélérant la</w:t>
      </w:r>
      <w:r w:rsidR="004F3329">
        <w:t xml:space="preserve"> baisse du niveau d’eau</w:t>
      </w:r>
      <w:r w:rsidR="009B60F8">
        <w:t xml:space="preserve"> dans la daya</w:t>
      </w:r>
      <w:r w:rsidR="005A568C">
        <w:t xml:space="preserve"> pendant cette période critique</w:t>
      </w:r>
      <w:r w:rsidR="0029681B">
        <w:t xml:space="preserve"> (les prélèvements atteignent alors probablement 100 000 L/jour).</w:t>
      </w:r>
    </w:p>
    <w:p w:rsidR="0029681B" w:rsidRDefault="0029681B" w:rsidP="0029681B">
      <w:pPr>
        <w:jc w:val="both"/>
      </w:pPr>
    </w:p>
    <w:p w:rsidR="004F3329" w:rsidRPr="004F3329" w:rsidRDefault="004F3329" w:rsidP="00D9427F">
      <w:pPr>
        <w:jc w:val="both"/>
        <w:rPr>
          <w:b/>
          <w:bCs/>
          <w:sz w:val="24"/>
          <w:szCs w:val="24"/>
        </w:rPr>
      </w:pPr>
      <w:r w:rsidRPr="004F3329">
        <w:rPr>
          <w:b/>
          <w:bCs/>
          <w:sz w:val="24"/>
          <w:szCs w:val="24"/>
        </w:rPr>
        <w:t>Dépôt de déchets solides</w:t>
      </w:r>
    </w:p>
    <w:p w:rsidR="004F3329" w:rsidRDefault="004F3329" w:rsidP="00D9427F">
      <w:pPr>
        <w:jc w:val="both"/>
      </w:pPr>
      <w:r>
        <w:t>Des entreprises avaient pris l’habitude de déverser des bennes de gravats et d’ordure</w:t>
      </w:r>
      <w:r w:rsidR="005244F3">
        <w:t>s dans la dépression jusqu’en 2014.</w:t>
      </w:r>
      <w:r>
        <w:t xml:space="preserve"> Ceci a cessé depuis que l’ABHBC a édifié </w:t>
      </w:r>
      <w:r w:rsidR="005244F3">
        <w:t xml:space="preserve">en 2015-2016 </w:t>
      </w:r>
      <w:r>
        <w:t xml:space="preserve">une digue </w:t>
      </w:r>
      <w:r w:rsidR="005244F3">
        <w:t xml:space="preserve">rocheuse </w:t>
      </w:r>
      <w:r>
        <w:t>le long de la</w:t>
      </w:r>
      <w:r w:rsidR="005244F3">
        <w:t xml:space="preserve"> bordure sud de la</w:t>
      </w:r>
      <w:r>
        <w:t xml:space="preserve"> daya empêchant ces dépôts sauvages</w:t>
      </w:r>
      <w:r w:rsidR="005244F3">
        <w:t>.</w:t>
      </w:r>
    </w:p>
    <w:p w:rsidR="00545878" w:rsidRDefault="00545878" w:rsidP="00545878">
      <w:pPr>
        <w:jc w:val="both"/>
        <w:rPr>
          <w:sz w:val="36"/>
          <w:szCs w:val="36"/>
        </w:rPr>
      </w:pPr>
    </w:p>
    <w:p w:rsidR="00545878" w:rsidRPr="00545878" w:rsidRDefault="00545878" w:rsidP="00545878">
      <w:pPr>
        <w:jc w:val="both"/>
        <w:rPr>
          <w:b/>
          <w:bCs/>
          <w:sz w:val="36"/>
          <w:szCs w:val="36"/>
        </w:rPr>
      </w:pPr>
      <w:r w:rsidRPr="00545878">
        <w:rPr>
          <w:b/>
          <w:bCs/>
          <w:sz w:val="36"/>
          <w:szCs w:val="36"/>
        </w:rPr>
        <w:t>Conclusion :</w:t>
      </w:r>
    </w:p>
    <w:p w:rsidR="00545878" w:rsidRPr="00545878" w:rsidRDefault="00545878" w:rsidP="00A14835">
      <w:pPr>
        <w:jc w:val="both"/>
      </w:pPr>
      <w:r>
        <w:t>La daya de Dar Bouazza est un lieu unique qui rend des services i</w:t>
      </w:r>
      <w:r w:rsidR="004212C8">
        <w:t>mportant</w:t>
      </w:r>
      <w:r>
        <w:t>s à la population</w:t>
      </w:r>
      <w:r w:rsidR="004212C8">
        <w:t xml:space="preserve"> et améliore sa qualité de vie</w:t>
      </w:r>
      <w:r>
        <w:t>. Pour les multiples raisons détaillées ci-dessus, elle a aussi une grande valeur écologique. Vu les menaces qui pèsent sur elle</w:t>
      </w:r>
      <w:r w:rsidR="000277FC">
        <w:t>,</w:t>
      </w:r>
      <w:r>
        <w:t xml:space="preserve"> et se font de plus en plus pressantes, cette zone de 18 ha dans son intégralité (le plan d’eau comme ses bordures plus sèches) mériterait de bénéficier d’un véritable statut de protection.</w:t>
      </w:r>
    </w:p>
    <w:p w:rsidR="00545878" w:rsidRDefault="00545878" w:rsidP="00E94116">
      <w:pPr>
        <w:jc w:val="both"/>
      </w:pPr>
    </w:p>
    <w:p w:rsidR="00545878" w:rsidRDefault="00545878" w:rsidP="00E94116">
      <w:pPr>
        <w:jc w:val="both"/>
        <w:sectPr w:rsidR="00545878" w:rsidSect="00130074">
          <w:pgSz w:w="11906" w:h="16838"/>
          <w:pgMar w:top="1417" w:right="1417" w:bottom="1417" w:left="1417" w:header="708" w:footer="708" w:gutter="0"/>
          <w:cols w:space="708"/>
          <w:docGrid w:linePitch="360"/>
        </w:sectPr>
      </w:pPr>
    </w:p>
    <w:p w:rsidR="00AF7180" w:rsidRPr="00B60550" w:rsidRDefault="00616F9E" w:rsidP="00AF7180">
      <w:pPr>
        <w:rPr>
          <w:b/>
          <w:bCs/>
          <w:sz w:val="28"/>
          <w:szCs w:val="28"/>
        </w:rPr>
      </w:pPr>
      <w:r w:rsidRPr="00B60550">
        <w:rPr>
          <w:b/>
          <w:bCs/>
          <w:sz w:val="28"/>
          <w:szCs w:val="28"/>
        </w:rPr>
        <w:lastRenderedPageBreak/>
        <w:t>Bibliographie :</w:t>
      </w:r>
    </w:p>
    <w:p w:rsidR="00F05944" w:rsidRDefault="00F05944" w:rsidP="00CE18A4">
      <w:pPr>
        <w:pStyle w:val="Sansinterligne"/>
      </w:pPr>
      <w:r>
        <w:t>ABHBC, 2015. Etude hydrologique de la daya de Dar Bouazza.</w:t>
      </w:r>
    </w:p>
    <w:p w:rsidR="00F05944" w:rsidRDefault="00F05944" w:rsidP="00CE18A4">
      <w:pPr>
        <w:pStyle w:val="Sansinterligne"/>
      </w:pPr>
    </w:p>
    <w:p w:rsidR="00CE18A4" w:rsidRPr="00D91054" w:rsidRDefault="00151CB2" w:rsidP="00CE18A4">
      <w:pPr>
        <w:pStyle w:val="Sansinterligne"/>
        <w:rPr>
          <w:szCs w:val="19"/>
          <w:bdr w:val="none" w:sz="0" w:space="0" w:color="auto" w:frame="1"/>
          <w:lang w:val="en-US"/>
        </w:rPr>
      </w:pPr>
      <w:hyperlink r:id="rId10" w:tgtFrame="_blank" w:history="1">
        <w:r w:rsidR="00CE18A4" w:rsidRPr="008C3FD0">
          <w:t>Bouazza, A.</w:t>
        </w:r>
      </w:hyperlink>
      <w:r w:rsidR="00CE18A4" w:rsidRPr="008C3FD0">
        <w:rPr>
          <w:szCs w:val="19"/>
          <w:bdr w:val="none" w:sz="0" w:space="0" w:color="auto" w:frame="1"/>
        </w:rPr>
        <w:t> 2018. Les amphibiens et reptiles des zones humides de Dar Bouazza. </w:t>
      </w:r>
      <w:r w:rsidR="00CE18A4" w:rsidRPr="00D91054">
        <w:rPr>
          <w:szCs w:val="19"/>
          <w:bdr w:val="none" w:sz="0" w:space="0" w:color="auto" w:frame="1"/>
          <w:lang w:val="en-US"/>
        </w:rPr>
        <w:t>Go-South Bulletin </w:t>
      </w:r>
      <w:proofErr w:type="gramStart"/>
      <w:r w:rsidR="00CE18A4" w:rsidRPr="00D91054">
        <w:rPr>
          <w:szCs w:val="19"/>
          <w:bdr w:val="none" w:sz="0" w:space="0" w:color="auto" w:frame="1"/>
          <w:lang w:val="en-US"/>
        </w:rPr>
        <w:t>15 :</w:t>
      </w:r>
      <w:proofErr w:type="gramEnd"/>
      <w:r w:rsidR="00CE18A4" w:rsidRPr="00D91054">
        <w:rPr>
          <w:szCs w:val="19"/>
          <w:bdr w:val="none" w:sz="0" w:space="0" w:color="auto" w:frame="1"/>
          <w:lang w:val="en-US"/>
        </w:rPr>
        <w:t xml:space="preserve"> 49-52.</w:t>
      </w:r>
    </w:p>
    <w:p w:rsidR="00CE18A4" w:rsidRPr="00D91054" w:rsidRDefault="00151CB2" w:rsidP="00CE18A4">
      <w:pPr>
        <w:pStyle w:val="Sansinterligne"/>
        <w:rPr>
          <w:lang w:val="en-US"/>
        </w:rPr>
      </w:pPr>
      <w:hyperlink r:id="rId11" w:history="1">
        <w:r w:rsidR="00CE18A4" w:rsidRPr="00D91054">
          <w:rPr>
            <w:rStyle w:val="Lienhypertexte"/>
            <w:lang w:val="en-US"/>
          </w:rPr>
          <w:t>http://www.go-south.org/wp-content/uploads/2018/03/gsb_15_49-52.pdf</w:t>
        </w:r>
      </w:hyperlink>
    </w:p>
    <w:p w:rsidR="00CE18A4" w:rsidRPr="00D91054" w:rsidRDefault="00CE18A4" w:rsidP="00CE18A4">
      <w:pPr>
        <w:pStyle w:val="Sansinterligne"/>
        <w:rPr>
          <w:lang w:val="en-US"/>
        </w:rPr>
      </w:pPr>
    </w:p>
    <w:p w:rsidR="00CE18A4" w:rsidRPr="0057582E" w:rsidRDefault="00151CB2" w:rsidP="00CE18A4">
      <w:pPr>
        <w:pStyle w:val="Sansinterligne"/>
        <w:rPr>
          <w:lang w:val="en-US"/>
        </w:rPr>
      </w:pPr>
      <w:hyperlink r:id="rId12" w:tgtFrame="_blank" w:history="1">
        <w:r w:rsidR="00CE18A4" w:rsidRPr="008C3FD0">
          <w:t>Joseph-Edouard, J.P.</w:t>
        </w:r>
      </w:hyperlink>
      <w:r w:rsidR="00CE18A4" w:rsidRPr="008C3FD0">
        <w:rPr>
          <w:szCs w:val="19"/>
          <w:bdr w:val="none" w:sz="0" w:space="0" w:color="auto" w:frame="1"/>
        </w:rPr>
        <w:t> </w:t>
      </w:r>
      <w:r w:rsidR="00CE18A4" w:rsidRPr="008C3FD0">
        <w:t xml:space="preserve">2018. Les araignées de Dar Bouazza et mention particulière de Synema </w:t>
      </w:r>
      <w:proofErr w:type="gramStart"/>
      <w:r w:rsidR="00CE18A4" w:rsidRPr="008C3FD0">
        <w:t>globosum(</w:t>
      </w:r>
      <w:proofErr w:type="gramEnd"/>
      <w:r w:rsidR="00CE18A4" w:rsidRPr="008C3FD0">
        <w:t>Fabricius, 1775). </w:t>
      </w:r>
      <w:r w:rsidR="00CE18A4" w:rsidRPr="0057582E">
        <w:rPr>
          <w:lang w:val="en-US"/>
        </w:rPr>
        <w:t>Go-South Bulletin </w:t>
      </w:r>
      <w:proofErr w:type="gramStart"/>
      <w:r w:rsidR="00CE18A4" w:rsidRPr="0057582E">
        <w:rPr>
          <w:lang w:val="en-US"/>
        </w:rPr>
        <w:t>15 :</w:t>
      </w:r>
      <w:proofErr w:type="gramEnd"/>
      <w:r w:rsidR="00CE18A4" w:rsidRPr="0057582E">
        <w:rPr>
          <w:lang w:val="en-US"/>
        </w:rPr>
        <w:t xml:space="preserve"> 53-58.</w:t>
      </w:r>
    </w:p>
    <w:p w:rsidR="00CE18A4" w:rsidRDefault="00151CB2" w:rsidP="00CE18A4">
      <w:pPr>
        <w:pStyle w:val="Sansinterligne"/>
        <w:rPr>
          <w:lang w:val="en-US"/>
        </w:rPr>
      </w:pPr>
      <w:hyperlink r:id="rId13" w:history="1">
        <w:r w:rsidR="00CE18A4" w:rsidRPr="00553A49">
          <w:rPr>
            <w:rStyle w:val="Lienhypertexte"/>
            <w:lang w:val="en-US"/>
          </w:rPr>
          <w:t>http://www.go-south.org/wp-content/uploads/2018/04/gsb_15_53-58.pdf</w:t>
        </w:r>
      </w:hyperlink>
    </w:p>
    <w:p w:rsidR="00CE18A4" w:rsidRPr="0057582E" w:rsidRDefault="00CE18A4" w:rsidP="00CE18A4">
      <w:pPr>
        <w:pStyle w:val="Sansinterligne"/>
        <w:rPr>
          <w:lang w:val="en-US"/>
        </w:rPr>
      </w:pPr>
    </w:p>
    <w:p w:rsidR="00CE18A4" w:rsidRPr="0057582E" w:rsidRDefault="00151CB2" w:rsidP="00CE18A4">
      <w:pPr>
        <w:pStyle w:val="Sansinterligne"/>
        <w:rPr>
          <w:lang w:val="en-US"/>
        </w:rPr>
      </w:pPr>
      <w:hyperlink r:id="rId14" w:tgtFrame="_blank" w:history="1">
        <w:proofErr w:type="gramStart"/>
        <w:r w:rsidR="00CE18A4" w:rsidRPr="00CA47DD">
          <w:rPr>
            <w:lang w:val="en-US"/>
          </w:rPr>
          <w:t>Joseph-Edouard, J.P.</w:t>
        </w:r>
      </w:hyperlink>
      <w:r w:rsidR="00CE18A4" w:rsidRPr="00CA47DD">
        <w:rPr>
          <w:szCs w:val="19"/>
          <w:bdr w:val="none" w:sz="0" w:space="0" w:color="auto" w:frame="1"/>
          <w:lang w:val="en-US"/>
        </w:rPr>
        <w:t> </w:t>
      </w:r>
      <w:r w:rsidR="00CE18A4" w:rsidRPr="00CA47DD">
        <w:rPr>
          <w:lang w:val="en-US"/>
        </w:rPr>
        <w:t>2018.</w:t>
      </w:r>
      <w:proofErr w:type="gramEnd"/>
      <w:r w:rsidR="00CE18A4" w:rsidRPr="00CA47DD">
        <w:rPr>
          <w:lang w:val="en-US"/>
        </w:rPr>
        <w:t xml:space="preserve"> </w:t>
      </w:r>
      <w:proofErr w:type="gramStart"/>
      <w:r w:rsidR="00CE18A4" w:rsidRPr="00CA47DD">
        <w:rPr>
          <w:lang w:val="en-US"/>
        </w:rPr>
        <w:t>Les odonates de Dar Bouazza.</w:t>
      </w:r>
      <w:proofErr w:type="gramEnd"/>
      <w:r w:rsidR="00CE18A4" w:rsidRPr="00CA47DD">
        <w:rPr>
          <w:lang w:val="en-US"/>
        </w:rPr>
        <w:t> </w:t>
      </w:r>
      <w:r w:rsidR="00CE18A4" w:rsidRPr="0057582E">
        <w:rPr>
          <w:lang w:val="en-US"/>
        </w:rPr>
        <w:t>Go-South Bulletin </w:t>
      </w:r>
      <w:proofErr w:type="gramStart"/>
      <w:r w:rsidR="00CE18A4" w:rsidRPr="0057582E">
        <w:rPr>
          <w:lang w:val="en-US"/>
        </w:rPr>
        <w:t>15 :</w:t>
      </w:r>
      <w:proofErr w:type="gramEnd"/>
      <w:r w:rsidR="00CE18A4" w:rsidRPr="0057582E">
        <w:rPr>
          <w:lang w:val="en-US"/>
        </w:rPr>
        <w:t xml:space="preserve"> 59-63</w:t>
      </w:r>
    </w:p>
    <w:p w:rsidR="00CE18A4" w:rsidRDefault="00151CB2" w:rsidP="00CE18A4">
      <w:pPr>
        <w:pStyle w:val="Sansinterligne"/>
        <w:rPr>
          <w:lang w:val="en-US"/>
        </w:rPr>
      </w:pPr>
      <w:hyperlink r:id="rId15" w:history="1">
        <w:r w:rsidR="00CE18A4" w:rsidRPr="00553A49">
          <w:rPr>
            <w:rStyle w:val="Lienhypertexte"/>
            <w:lang w:val="en-US"/>
          </w:rPr>
          <w:t>http://www.go-south.org/wp-content/uploads/2018/05/gsb_15_59-63.pdf</w:t>
        </w:r>
      </w:hyperlink>
    </w:p>
    <w:p w:rsidR="00CE18A4" w:rsidRPr="0057582E" w:rsidRDefault="00CE18A4" w:rsidP="00CE18A4">
      <w:pPr>
        <w:pStyle w:val="Sansinterligne"/>
        <w:rPr>
          <w:lang w:val="en-US"/>
        </w:rPr>
      </w:pPr>
    </w:p>
    <w:p w:rsidR="00CE18A4" w:rsidRPr="0057582E" w:rsidRDefault="00151CB2" w:rsidP="00CE18A4">
      <w:pPr>
        <w:pStyle w:val="Sansinterligne"/>
        <w:rPr>
          <w:lang w:val="en-US"/>
        </w:rPr>
      </w:pPr>
      <w:hyperlink r:id="rId16" w:tgtFrame="_blank" w:history="1">
        <w:r w:rsidR="00CE18A4" w:rsidRPr="00D91054">
          <w:t>Laïdi, K. &amp; Maire, B.</w:t>
        </w:r>
      </w:hyperlink>
      <w:r w:rsidR="00CE18A4" w:rsidRPr="00D91054">
        <w:rPr>
          <w:szCs w:val="19"/>
          <w:bdr w:val="none" w:sz="0" w:space="0" w:color="auto" w:frame="1"/>
        </w:rPr>
        <w:t> </w:t>
      </w:r>
      <w:r w:rsidR="00CE18A4" w:rsidRPr="008C3FD0">
        <w:rPr>
          <w:szCs w:val="19"/>
          <w:bdr w:val="none" w:sz="0" w:space="0" w:color="auto" w:frame="1"/>
        </w:rPr>
        <w:t>2013. L’intérêt ornithologique des zones humides de Dar Bouazza près de Casablanca. </w:t>
      </w:r>
      <w:r w:rsidR="00CE18A4" w:rsidRPr="0057582E">
        <w:rPr>
          <w:szCs w:val="19"/>
          <w:lang w:val="en-US"/>
        </w:rPr>
        <w:t>Go-South Bulletin</w:t>
      </w:r>
      <w:r w:rsidR="00CE18A4" w:rsidRPr="0057582E">
        <w:rPr>
          <w:szCs w:val="19"/>
          <w:bdr w:val="none" w:sz="0" w:space="0" w:color="auto" w:frame="1"/>
          <w:lang w:val="en-US"/>
        </w:rPr>
        <w:t> </w:t>
      </w:r>
      <w:proofErr w:type="gramStart"/>
      <w:r w:rsidR="00CE18A4" w:rsidRPr="0057582E">
        <w:rPr>
          <w:szCs w:val="19"/>
          <w:bdr w:val="none" w:sz="0" w:space="0" w:color="auto" w:frame="1"/>
          <w:lang w:val="en-US"/>
        </w:rPr>
        <w:t>10 :</w:t>
      </w:r>
      <w:proofErr w:type="gramEnd"/>
      <w:r w:rsidR="00CE18A4" w:rsidRPr="0057582E">
        <w:rPr>
          <w:szCs w:val="19"/>
          <w:bdr w:val="none" w:sz="0" w:space="0" w:color="auto" w:frame="1"/>
          <w:lang w:val="en-US"/>
        </w:rPr>
        <w:t xml:space="preserve"> 21-26.</w:t>
      </w:r>
    </w:p>
    <w:p w:rsidR="00CE18A4" w:rsidRDefault="00151CB2" w:rsidP="00CE18A4">
      <w:pPr>
        <w:pStyle w:val="Sansinterligne"/>
        <w:rPr>
          <w:lang w:val="en-US"/>
        </w:rPr>
      </w:pPr>
      <w:hyperlink r:id="rId17" w:history="1">
        <w:r w:rsidR="00CE18A4" w:rsidRPr="00553A49">
          <w:rPr>
            <w:rStyle w:val="Lienhypertexte"/>
            <w:lang w:val="en-US"/>
          </w:rPr>
          <w:t>http://go-south.org/wp-content/uploads/2014/07/gsb_10_21-26.pdf</w:t>
        </w:r>
      </w:hyperlink>
    </w:p>
    <w:p w:rsidR="00CE18A4" w:rsidRPr="0057582E" w:rsidRDefault="00CE18A4" w:rsidP="00CE18A4">
      <w:pPr>
        <w:pStyle w:val="Sansinterligne"/>
        <w:rPr>
          <w:lang w:val="en-US"/>
        </w:rPr>
      </w:pPr>
    </w:p>
    <w:p w:rsidR="00CE18A4" w:rsidRPr="00992737" w:rsidRDefault="00151CB2" w:rsidP="00CE18A4">
      <w:pPr>
        <w:pStyle w:val="Sansinterligne"/>
        <w:rPr>
          <w:lang w:val="en-US"/>
        </w:rPr>
      </w:pPr>
      <w:hyperlink r:id="rId18" w:tgtFrame="_blank" w:history="1">
        <w:r w:rsidR="00CE18A4" w:rsidRPr="008C3FD0">
          <w:t>Maire, B. </w:t>
        </w:r>
      </w:hyperlink>
      <w:r w:rsidR="00CE18A4" w:rsidRPr="008C3FD0">
        <w:rPr>
          <w:szCs w:val="19"/>
          <w:bdr w:val="none" w:sz="0" w:space="0" w:color="auto" w:frame="1"/>
        </w:rPr>
        <w:t>2017. Les oiseaux des zones humides de Dar Bouazza. </w:t>
      </w:r>
      <w:r w:rsidR="00CE18A4" w:rsidRPr="00992737">
        <w:rPr>
          <w:szCs w:val="19"/>
          <w:lang w:val="en-US"/>
        </w:rPr>
        <w:t>Go-South Bulletin</w:t>
      </w:r>
      <w:r w:rsidR="00CE18A4" w:rsidRPr="00992737">
        <w:rPr>
          <w:szCs w:val="19"/>
          <w:bdr w:val="none" w:sz="0" w:space="0" w:color="auto" w:frame="1"/>
          <w:lang w:val="en-US"/>
        </w:rPr>
        <w:t> </w:t>
      </w:r>
      <w:proofErr w:type="gramStart"/>
      <w:r w:rsidR="00CE18A4" w:rsidRPr="00992737">
        <w:rPr>
          <w:szCs w:val="19"/>
          <w:bdr w:val="none" w:sz="0" w:space="0" w:color="auto" w:frame="1"/>
          <w:lang w:val="en-US"/>
        </w:rPr>
        <w:t>14 :</w:t>
      </w:r>
      <w:proofErr w:type="gramEnd"/>
      <w:r w:rsidR="00CE18A4" w:rsidRPr="00992737">
        <w:rPr>
          <w:szCs w:val="19"/>
          <w:bdr w:val="none" w:sz="0" w:space="0" w:color="auto" w:frame="1"/>
          <w:lang w:val="en-US"/>
        </w:rPr>
        <w:t xml:space="preserve"> 193-204.</w:t>
      </w:r>
    </w:p>
    <w:p w:rsidR="00CE18A4" w:rsidRPr="00992737" w:rsidRDefault="00151CB2" w:rsidP="00CE18A4">
      <w:pPr>
        <w:pStyle w:val="Sansinterligne"/>
        <w:rPr>
          <w:lang w:val="en-US"/>
        </w:rPr>
      </w:pPr>
      <w:hyperlink r:id="rId19" w:history="1">
        <w:r w:rsidR="00CE18A4" w:rsidRPr="00992737">
          <w:rPr>
            <w:rStyle w:val="Lienhypertexte"/>
            <w:lang w:val="en-US"/>
          </w:rPr>
          <w:t>http://www.go-south.org/wp-content/uploads/2017/09/gsb_14_193-204.pdf</w:t>
        </w:r>
      </w:hyperlink>
    </w:p>
    <w:p w:rsidR="00CE18A4" w:rsidRPr="00992737" w:rsidRDefault="00CE18A4" w:rsidP="00CE18A4">
      <w:pPr>
        <w:pStyle w:val="Sansinterligne"/>
        <w:rPr>
          <w:lang w:val="en-US"/>
        </w:rPr>
      </w:pPr>
    </w:p>
    <w:p w:rsidR="00CE18A4" w:rsidRPr="00B65DB5" w:rsidRDefault="00CE18A4" w:rsidP="00CE18A4">
      <w:pPr>
        <w:autoSpaceDE w:val="0"/>
        <w:autoSpaceDN w:val="0"/>
        <w:adjustRightInd w:val="0"/>
        <w:spacing w:after="0" w:line="240" w:lineRule="auto"/>
        <w:rPr>
          <w:rFonts w:cs="Calibri"/>
          <w:lang w:eastAsia="fr-FR"/>
        </w:rPr>
      </w:pPr>
      <w:r w:rsidRPr="00B65DB5">
        <w:rPr>
          <w:rFonts w:cs="Calibri-Bold"/>
          <w:lang w:eastAsia="fr-FR"/>
        </w:rPr>
        <w:t>Metge, G.</w:t>
      </w:r>
      <w:r w:rsidRPr="00B65DB5">
        <w:rPr>
          <w:rFonts w:cs="Calibri-Bold"/>
          <w:b/>
          <w:bCs/>
          <w:lang w:eastAsia="fr-FR"/>
        </w:rPr>
        <w:t xml:space="preserve"> </w:t>
      </w:r>
      <w:r w:rsidRPr="00B65DB5">
        <w:rPr>
          <w:rFonts w:cs="Calibri"/>
          <w:lang w:eastAsia="fr-FR"/>
        </w:rPr>
        <w:t>1986. Etude des écosystèmes hydromorphes (daya, merja) de la Méséta occidentale marocaine.</w:t>
      </w:r>
    </w:p>
    <w:p w:rsidR="00CE18A4" w:rsidRPr="00B65DB5" w:rsidRDefault="00CE18A4" w:rsidP="00CE18A4">
      <w:pPr>
        <w:autoSpaceDE w:val="0"/>
        <w:autoSpaceDN w:val="0"/>
        <w:adjustRightInd w:val="0"/>
        <w:spacing w:after="0" w:line="240" w:lineRule="auto"/>
        <w:rPr>
          <w:rFonts w:cs="Calibri"/>
          <w:lang w:eastAsia="fr-FR"/>
        </w:rPr>
      </w:pPr>
      <w:r w:rsidRPr="00B65DB5">
        <w:rPr>
          <w:rFonts w:cs="Calibri"/>
          <w:lang w:eastAsia="fr-FR"/>
        </w:rPr>
        <w:t>Typologie et synthèse cartographique à objectif sanitaire appliquée aux populations d’Anopheles labranchiae. Thèse Doctorat-ès-Sciences, Univ. Aix-Marseille III : 280 pp.</w:t>
      </w:r>
    </w:p>
    <w:p w:rsidR="00CE18A4" w:rsidRPr="00B65DB5" w:rsidRDefault="00CE18A4" w:rsidP="00CE18A4">
      <w:pPr>
        <w:autoSpaceDE w:val="0"/>
        <w:autoSpaceDN w:val="0"/>
        <w:adjustRightInd w:val="0"/>
        <w:spacing w:after="0" w:line="240" w:lineRule="auto"/>
        <w:rPr>
          <w:rFonts w:cs="Calibri"/>
          <w:lang w:eastAsia="fr-FR"/>
        </w:rPr>
      </w:pPr>
    </w:p>
    <w:p w:rsidR="00CE18A4" w:rsidRPr="00B65DB5" w:rsidRDefault="00CE18A4" w:rsidP="00CE18A4">
      <w:pPr>
        <w:autoSpaceDE w:val="0"/>
        <w:autoSpaceDN w:val="0"/>
        <w:adjustRightInd w:val="0"/>
        <w:spacing w:after="0" w:line="240" w:lineRule="auto"/>
        <w:rPr>
          <w:rFonts w:cs="Calibri"/>
          <w:lang w:eastAsia="fr-FR"/>
        </w:rPr>
      </w:pPr>
      <w:r w:rsidRPr="00B65DB5">
        <w:rPr>
          <w:rFonts w:cs="Calibri"/>
          <w:lang w:eastAsia="fr-FR"/>
        </w:rPr>
        <w:t>GOMAC. 2018. La daya de Dar Bouazza, un patrimoine naturel à préserver. Livret pédagogique</w:t>
      </w:r>
    </w:p>
    <w:p w:rsidR="00CE18A4" w:rsidRDefault="00CE18A4" w:rsidP="00AF7180"/>
    <w:p w:rsidR="00751BF4" w:rsidRDefault="00751BF4" w:rsidP="00AF7180"/>
    <w:p w:rsidR="00751BF4" w:rsidRDefault="00751BF4" w:rsidP="00AF7180">
      <w:pPr>
        <w:sectPr w:rsidR="00751BF4" w:rsidSect="00130074">
          <w:pgSz w:w="11906" w:h="16838"/>
          <w:pgMar w:top="1417" w:right="1417" w:bottom="1417" w:left="1417" w:header="708" w:footer="708" w:gutter="0"/>
          <w:cols w:space="708"/>
          <w:docGrid w:linePitch="360"/>
        </w:sectPr>
      </w:pPr>
    </w:p>
    <w:p w:rsidR="00751BF4" w:rsidRDefault="00751BF4" w:rsidP="00AF7180">
      <w:pPr>
        <w:rPr>
          <w:b/>
          <w:bCs/>
          <w:sz w:val="28"/>
          <w:szCs w:val="28"/>
        </w:rPr>
      </w:pPr>
      <w:r w:rsidRPr="009D7481">
        <w:rPr>
          <w:b/>
          <w:bCs/>
          <w:sz w:val="28"/>
          <w:szCs w:val="28"/>
        </w:rPr>
        <w:lastRenderedPageBreak/>
        <w:t>Annexe 1 : Liste des espèces végétales rencontrées sur le site de la Daya de Dar Bouazza</w:t>
      </w:r>
    </w:p>
    <w:p w:rsidR="007F3C3F" w:rsidRDefault="007F3C3F" w:rsidP="007F3C3F">
      <w:pPr>
        <w:rPr>
          <w:b/>
          <w:bCs/>
          <w:sz w:val="24"/>
          <w:szCs w:val="24"/>
        </w:rPr>
      </w:pPr>
      <w:r w:rsidRPr="007F3C3F">
        <w:rPr>
          <w:b/>
          <w:bCs/>
          <w:sz w:val="24"/>
          <w:szCs w:val="24"/>
        </w:rPr>
        <w:t xml:space="preserve">125 espèces de végétaux supérieurs déjà recensées </w:t>
      </w:r>
    </w:p>
    <w:p w:rsidR="007F3C3F" w:rsidRPr="007F3C3F" w:rsidRDefault="00EC044D" w:rsidP="007F3C3F">
      <w:pPr>
        <w:rPr>
          <w:b/>
          <w:bCs/>
          <w:sz w:val="24"/>
          <w:szCs w:val="24"/>
        </w:rPr>
      </w:pPr>
      <w:r>
        <w:rPr>
          <w:b/>
        </w:rPr>
        <w:t>Bords argilo-</w:t>
      </w:r>
      <w:r w:rsidR="009D7481">
        <w:rPr>
          <w:b/>
        </w:rPr>
        <w:t>humiqu</w:t>
      </w:r>
      <w:r w:rsidR="009D7481" w:rsidRPr="00332356">
        <w:rPr>
          <w:b/>
        </w:rPr>
        <w:t xml:space="preserve">es </w:t>
      </w:r>
      <w:r w:rsidR="009D7481">
        <w:rPr>
          <w:b/>
        </w:rPr>
        <w:t xml:space="preserve">fréquemment </w:t>
      </w:r>
      <w:r>
        <w:rPr>
          <w:b/>
        </w:rPr>
        <w:t>inondables de la day</w:t>
      </w:r>
      <w:r w:rsidR="009D7481" w:rsidRPr="00332356">
        <w:rPr>
          <w:b/>
        </w:rPr>
        <w:t xml:space="preserve">a et </w:t>
      </w:r>
      <w:r w:rsidR="009D7481">
        <w:rPr>
          <w:b/>
        </w:rPr>
        <w:t xml:space="preserve">des </w:t>
      </w:r>
      <w:r w:rsidR="009D7481" w:rsidRPr="00332356">
        <w:rPr>
          <w:b/>
        </w:rPr>
        <w:t>sources voisines</w:t>
      </w:r>
      <w:r w:rsidR="009D7481">
        <w:rPr>
          <w:b/>
        </w:rPr>
        <w:t> :</w:t>
      </w:r>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Look w:val="04A0"/>
      </w:tblPr>
      <w:tblGrid>
        <w:gridCol w:w="2875"/>
        <w:gridCol w:w="2835"/>
        <w:gridCol w:w="3119"/>
      </w:tblGrid>
      <w:tr w:rsidR="009D7481" w:rsidTr="009D7481">
        <w:tc>
          <w:tcPr>
            <w:tcW w:w="2875" w:type="dxa"/>
            <w:shd w:val="clear" w:color="auto" w:fill="EDEDED"/>
          </w:tcPr>
          <w:p w:rsidR="009D7481" w:rsidRPr="005C0D3B" w:rsidRDefault="009D7481" w:rsidP="005C0D3B">
            <w:pPr>
              <w:spacing w:after="0" w:line="240" w:lineRule="auto"/>
              <w:jc w:val="center"/>
              <w:rPr>
                <w:sz w:val="20"/>
                <w:szCs w:val="20"/>
              </w:rPr>
            </w:pPr>
            <w:r w:rsidRPr="005C0D3B">
              <w:rPr>
                <w:b/>
                <w:sz w:val="20"/>
                <w:szCs w:val="20"/>
              </w:rPr>
              <w:t>Nom scientifique</w:t>
            </w:r>
          </w:p>
        </w:tc>
        <w:tc>
          <w:tcPr>
            <w:tcW w:w="2835" w:type="dxa"/>
            <w:shd w:val="clear" w:color="auto" w:fill="EDEDED"/>
          </w:tcPr>
          <w:p w:rsidR="009D7481" w:rsidRPr="005C0D3B" w:rsidRDefault="009D7481" w:rsidP="005C0D3B">
            <w:pPr>
              <w:spacing w:after="0" w:line="240" w:lineRule="auto"/>
              <w:jc w:val="center"/>
              <w:rPr>
                <w:sz w:val="20"/>
                <w:szCs w:val="20"/>
              </w:rPr>
            </w:pPr>
            <w:r w:rsidRPr="005C0D3B">
              <w:rPr>
                <w:b/>
                <w:sz w:val="20"/>
                <w:szCs w:val="20"/>
              </w:rPr>
              <w:t>Nom commun</w:t>
            </w:r>
          </w:p>
        </w:tc>
        <w:tc>
          <w:tcPr>
            <w:tcW w:w="3119" w:type="dxa"/>
            <w:shd w:val="clear" w:color="auto" w:fill="EDEDED"/>
          </w:tcPr>
          <w:p w:rsidR="009D7481" w:rsidRPr="005C0D3B" w:rsidRDefault="009D7481" w:rsidP="005C0D3B">
            <w:pPr>
              <w:spacing w:after="0" w:line="240" w:lineRule="auto"/>
              <w:jc w:val="center"/>
              <w:rPr>
                <w:sz w:val="20"/>
                <w:szCs w:val="20"/>
              </w:rPr>
            </w:pPr>
            <w:r w:rsidRPr="005C0D3B">
              <w:rPr>
                <w:b/>
                <w:sz w:val="20"/>
                <w:szCs w:val="20"/>
              </w:rPr>
              <w:t>Abondance</w:t>
            </w:r>
          </w:p>
        </w:tc>
      </w:tr>
      <w:tr w:rsidR="009D7481" w:rsidTr="009D7481">
        <w:trPr>
          <w:trHeight w:val="200"/>
        </w:trPr>
        <w:tc>
          <w:tcPr>
            <w:tcW w:w="2875" w:type="dxa"/>
          </w:tcPr>
          <w:p w:rsidR="009D7481" w:rsidRPr="006E2116" w:rsidRDefault="009D7481" w:rsidP="009D7481">
            <w:pPr>
              <w:rPr>
                <w:i/>
                <w:iCs/>
              </w:rPr>
            </w:pPr>
            <w:r w:rsidRPr="006E2116">
              <w:rPr>
                <w:i/>
                <w:iCs/>
              </w:rPr>
              <w:t>Apium nodiflorum</w:t>
            </w:r>
          </w:p>
        </w:tc>
        <w:tc>
          <w:tcPr>
            <w:tcW w:w="2835" w:type="dxa"/>
          </w:tcPr>
          <w:p w:rsidR="009D7481" w:rsidRDefault="009D7481" w:rsidP="009D7481">
            <w:r>
              <w:t>Céleri inondable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Smyrnium olusatrum</w:t>
            </w:r>
          </w:p>
        </w:tc>
        <w:tc>
          <w:tcPr>
            <w:tcW w:w="2835" w:type="dxa"/>
          </w:tcPr>
          <w:p w:rsidR="009D7481" w:rsidRDefault="009D7481" w:rsidP="009D7481">
            <w:r>
              <w:t>Maceron</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Pr>
                <w:i/>
                <w:iCs/>
              </w:rPr>
              <w:t>Inula crithmoï</w:t>
            </w:r>
            <w:r w:rsidRPr="006E2116">
              <w:rPr>
                <w:i/>
                <w:iCs/>
              </w:rPr>
              <w:t>des</w:t>
            </w:r>
          </w:p>
        </w:tc>
        <w:tc>
          <w:tcPr>
            <w:tcW w:w="2835" w:type="dxa"/>
          </w:tcPr>
          <w:p w:rsidR="009D7481" w:rsidRDefault="009D7481" w:rsidP="009D7481">
            <w:r>
              <w:t>Inule perce pierre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Matricaria pubescens</w:t>
            </w:r>
          </w:p>
        </w:tc>
        <w:tc>
          <w:tcPr>
            <w:tcW w:w="2835" w:type="dxa"/>
          </w:tcPr>
          <w:p w:rsidR="009D7481" w:rsidRDefault="009D7481" w:rsidP="009D7481">
            <w:r>
              <w:t>matricaire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Inula viscosa</w:t>
            </w:r>
          </w:p>
        </w:tc>
        <w:tc>
          <w:tcPr>
            <w:tcW w:w="2835" w:type="dxa"/>
          </w:tcPr>
          <w:p w:rsidR="009D7481" w:rsidRDefault="009D7481" w:rsidP="009D7481">
            <w:r>
              <w:t>Inule visqueuse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Stellaria media</w:t>
            </w:r>
          </w:p>
        </w:tc>
        <w:tc>
          <w:tcPr>
            <w:tcW w:w="2835" w:type="dxa"/>
          </w:tcPr>
          <w:p w:rsidR="009D7481" w:rsidRDefault="009D7481" w:rsidP="009D7481">
            <w:r>
              <w:t>Stellaire intermédiaire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Spergularia salina</w:t>
            </w:r>
          </w:p>
        </w:tc>
        <w:tc>
          <w:tcPr>
            <w:tcW w:w="2835" w:type="dxa"/>
          </w:tcPr>
          <w:p w:rsidR="009D7481" w:rsidRDefault="009D7481" w:rsidP="009D7481">
            <w:r>
              <w:t>Spergulaire maritime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Sueda vermiculata</w:t>
            </w:r>
          </w:p>
        </w:tc>
        <w:tc>
          <w:tcPr>
            <w:tcW w:w="2835" w:type="dxa"/>
          </w:tcPr>
          <w:p w:rsidR="009D7481" w:rsidRDefault="009D7481" w:rsidP="009D7481">
            <w:r>
              <w:t>Soude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Convolvulus althaeoides</w:t>
            </w:r>
          </w:p>
        </w:tc>
        <w:tc>
          <w:tcPr>
            <w:tcW w:w="2835" w:type="dxa"/>
          </w:tcPr>
          <w:p w:rsidR="009D7481" w:rsidRDefault="009D7481" w:rsidP="009D7481">
            <w:r>
              <w:t>Liseron fausse guimauve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Convolvulus arvensis</w:t>
            </w:r>
          </w:p>
        </w:tc>
        <w:tc>
          <w:tcPr>
            <w:tcW w:w="2835" w:type="dxa"/>
          </w:tcPr>
          <w:p w:rsidR="009D7481" w:rsidRDefault="009D7481" w:rsidP="009D7481">
            <w:r>
              <w:t>Liseron des champs</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Nasturtium officinale</w:t>
            </w:r>
          </w:p>
        </w:tc>
        <w:tc>
          <w:tcPr>
            <w:tcW w:w="2835" w:type="dxa"/>
          </w:tcPr>
          <w:p w:rsidR="009D7481" w:rsidRDefault="009D7481" w:rsidP="009D7481">
            <w:r>
              <w:t>Cresson des fontaines</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Cyperus laevigatus</w:t>
            </w:r>
          </w:p>
        </w:tc>
        <w:tc>
          <w:tcPr>
            <w:tcW w:w="2835" w:type="dxa"/>
          </w:tcPr>
          <w:p w:rsidR="009D7481" w:rsidRDefault="009D7481" w:rsidP="009D7481">
            <w:r>
              <w:t>Souchet à 2 épis</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Cyperus longus</w:t>
            </w:r>
          </w:p>
        </w:tc>
        <w:tc>
          <w:tcPr>
            <w:tcW w:w="2835" w:type="dxa"/>
          </w:tcPr>
          <w:p w:rsidR="009D7481" w:rsidRDefault="009D7481" w:rsidP="009D7481">
            <w:r>
              <w:t>Grand souchet</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Bolboschoenus maritimus</w:t>
            </w:r>
          </w:p>
        </w:tc>
        <w:tc>
          <w:tcPr>
            <w:tcW w:w="2835" w:type="dxa"/>
          </w:tcPr>
          <w:p w:rsidR="009D7481" w:rsidRDefault="009D7481" w:rsidP="009D7481">
            <w:r>
              <w:t>Sirpe maritime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Parietaria mauritanica</w:t>
            </w:r>
          </w:p>
        </w:tc>
        <w:tc>
          <w:tcPr>
            <w:tcW w:w="2835" w:type="dxa"/>
          </w:tcPr>
          <w:p w:rsidR="009D7481" w:rsidRDefault="009D7481" w:rsidP="009D7481">
            <w:r>
              <w:t>Pariétaire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Mercurialis reverchonii</w:t>
            </w:r>
          </w:p>
        </w:tc>
        <w:tc>
          <w:tcPr>
            <w:tcW w:w="2835" w:type="dxa"/>
          </w:tcPr>
          <w:p w:rsidR="009D7481" w:rsidRDefault="009D7481" w:rsidP="009D7481">
            <w:r>
              <w:t>Mercuriale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Hypericum tomentosum</w:t>
            </w:r>
          </w:p>
        </w:tc>
        <w:tc>
          <w:tcPr>
            <w:tcW w:w="2835" w:type="dxa"/>
          </w:tcPr>
          <w:p w:rsidR="009D7481" w:rsidRDefault="009D7481" w:rsidP="009D7481">
            <w:r>
              <w:t>Millepertuis</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Moraea  sisyrinchium</w:t>
            </w:r>
          </w:p>
        </w:tc>
        <w:tc>
          <w:tcPr>
            <w:tcW w:w="2835" w:type="dxa"/>
          </w:tcPr>
          <w:p w:rsidR="009D7481" w:rsidRDefault="009D7481" w:rsidP="009D7481">
            <w:r>
              <w:t>Iris</w:t>
            </w:r>
          </w:p>
        </w:tc>
        <w:tc>
          <w:tcPr>
            <w:tcW w:w="3119" w:type="dxa"/>
          </w:tcPr>
          <w:p w:rsidR="009D7481" w:rsidRDefault="009D7481" w:rsidP="009D7481">
            <w:r>
              <w:t>Rare dans la région</w:t>
            </w:r>
          </w:p>
        </w:tc>
      </w:tr>
      <w:tr w:rsidR="009D7481" w:rsidTr="009D7481">
        <w:trPr>
          <w:trHeight w:val="200"/>
        </w:trPr>
        <w:tc>
          <w:tcPr>
            <w:tcW w:w="2875" w:type="dxa"/>
          </w:tcPr>
          <w:p w:rsidR="009D7481" w:rsidRPr="006E2116" w:rsidRDefault="009D7481" w:rsidP="009D7481">
            <w:pPr>
              <w:rPr>
                <w:i/>
                <w:iCs/>
              </w:rPr>
            </w:pPr>
            <w:r w:rsidRPr="006E2116">
              <w:rPr>
                <w:i/>
                <w:iCs/>
              </w:rPr>
              <w:t>Juncus maritimus</w:t>
            </w:r>
          </w:p>
        </w:tc>
        <w:tc>
          <w:tcPr>
            <w:tcW w:w="2835" w:type="dxa"/>
          </w:tcPr>
          <w:p w:rsidR="009D7481" w:rsidRDefault="009D7481" w:rsidP="009D7481">
            <w:r>
              <w:t>Jonc maritime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lastRenderedPageBreak/>
              <w:t>Juncus acutus</w:t>
            </w:r>
          </w:p>
        </w:tc>
        <w:tc>
          <w:tcPr>
            <w:tcW w:w="2835" w:type="dxa"/>
          </w:tcPr>
          <w:p w:rsidR="009D7481" w:rsidRDefault="009D7481" w:rsidP="009D7481">
            <w:r>
              <w:t>Jonc piquant</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Vicia sativa</w:t>
            </w:r>
          </w:p>
        </w:tc>
        <w:tc>
          <w:tcPr>
            <w:tcW w:w="2835" w:type="dxa"/>
          </w:tcPr>
          <w:p w:rsidR="009D7481" w:rsidRDefault="009D7481" w:rsidP="009D7481">
            <w:r>
              <w:t>Vesce des bois</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Dorycnium rectum</w:t>
            </w:r>
          </w:p>
        </w:tc>
        <w:tc>
          <w:tcPr>
            <w:tcW w:w="2835" w:type="dxa"/>
          </w:tcPr>
          <w:p w:rsidR="009D7481" w:rsidRDefault="009D7481" w:rsidP="009D7481">
            <w:r>
              <w:t>Dorycnie dressée</w:t>
            </w:r>
          </w:p>
        </w:tc>
        <w:tc>
          <w:tcPr>
            <w:tcW w:w="3119" w:type="dxa"/>
          </w:tcPr>
          <w:p w:rsidR="009D7481" w:rsidRDefault="009D7481" w:rsidP="009D7481">
            <w:r>
              <w:t>Rare dans la région</w:t>
            </w:r>
          </w:p>
        </w:tc>
      </w:tr>
      <w:tr w:rsidR="009D7481" w:rsidTr="009D7481">
        <w:trPr>
          <w:trHeight w:val="200"/>
        </w:trPr>
        <w:tc>
          <w:tcPr>
            <w:tcW w:w="2875" w:type="dxa"/>
          </w:tcPr>
          <w:p w:rsidR="009D7481" w:rsidRPr="006E2116" w:rsidRDefault="009D7481" w:rsidP="009D7481">
            <w:pPr>
              <w:tabs>
                <w:tab w:val="left" w:pos="553"/>
              </w:tabs>
              <w:rPr>
                <w:i/>
                <w:iCs/>
              </w:rPr>
            </w:pPr>
            <w:r w:rsidRPr="006E2116">
              <w:rPr>
                <w:i/>
                <w:iCs/>
              </w:rPr>
              <w:t>Melilotus indicus</w:t>
            </w:r>
          </w:p>
        </w:tc>
        <w:tc>
          <w:tcPr>
            <w:tcW w:w="2835" w:type="dxa"/>
          </w:tcPr>
          <w:p w:rsidR="009D7481" w:rsidRDefault="009D7481" w:rsidP="009D7481">
            <w:r>
              <w:t>Mélilot odorant</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Lyt</w:t>
            </w:r>
            <w:r>
              <w:rPr>
                <w:i/>
                <w:iCs/>
              </w:rPr>
              <w:t>h</w:t>
            </w:r>
            <w:r w:rsidRPr="006E2116">
              <w:rPr>
                <w:i/>
                <w:iCs/>
              </w:rPr>
              <w:t>rum junceum</w:t>
            </w:r>
          </w:p>
        </w:tc>
        <w:tc>
          <w:tcPr>
            <w:tcW w:w="2835" w:type="dxa"/>
          </w:tcPr>
          <w:p w:rsidR="009D7481" w:rsidRDefault="009D7481" w:rsidP="009D7481">
            <w:r>
              <w:t>Salicaire jonc</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Plantago coronopus</w:t>
            </w:r>
          </w:p>
        </w:tc>
        <w:tc>
          <w:tcPr>
            <w:tcW w:w="2835" w:type="dxa"/>
          </w:tcPr>
          <w:p w:rsidR="009D7481" w:rsidRDefault="009D7481" w:rsidP="009D7481">
            <w:r>
              <w:t>Plantain</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Phragmites australis</w:t>
            </w:r>
          </w:p>
        </w:tc>
        <w:tc>
          <w:tcPr>
            <w:tcW w:w="2835" w:type="dxa"/>
          </w:tcPr>
          <w:p w:rsidR="009D7481" w:rsidRDefault="00320524" w:rsidP="009D7481">
            <w:r>
              <w:t>R</w:t>
            </w:r>
            <w:r w:rsidR="009D7481">
              <w:t>oseau</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Hordeum murinum</w:t>
            </w:r>
          </w:p>
        </w:tc>
        <w:tc>
          <w:tcPr>
            <w:tcW w:w="2835" w:type="dxa"/>
          </w:tcPr>
          <w:p w:rsidR="009D7481" w:rsidRDefault="009D7481" w:rsidP="009D7481">
            <w:r>
              <w:t>Orge des rats</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 xml:space="preserve">Elymus sp </w:t>
            </w:r>
          </w:p>
        </w:tc>
        <w:tc>
          <w:tcPr>
            <w:tcW w:w="2835" w:type="dxa"/>
          </w:tcPr>
          <w:p w:rsidR="009D7481" w:rsidRDefault="009D7481" w:rsidP="009D7481">
            <w:r>
              <w:t>Chiendent</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Polypogon monspeliensis</w:t>
            </w:r>
          </w:p>
        </w:tc>
        <w:tc>
          <w:tcPr>
            <w:tcW w:w="2835" w:type="dxa"/>
          </w:tcPr>
          <w:p w:rsidR="009D7481" w:rsidRDefault="009D7481" w:rsidP="009D7481">
            <w:r>
              <w:t>Polypogon de Montpellier</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Persicaria amphibia</w:t>
            </w:r>
          </w:p>
        </w:tc>
        <w:tc>
          <w:tcPr>
            <w:tcW w:w="2835" w:type="dxa"/>
          </w:tcPr>
          <w:p w:rsidR="009D7481" w:rsidRDefault="009D7481" w:rsidP="009D7481">
            <w:r>
              <w:t>Renouée amphibie</w:t>
            </w:r>
          </w:p>
        </w:tc>
        <w:tc>
          <w:tcPr>
            <w:tcW w:w="3119" w:type="dxa"/>
          </w:tcPr>
          <w:p w:rsidR="009D7481" w:rsidRDefault="009D7481" w:rsidP="009D7481">
            <w:r>
              <w:t>Rare dans la région</w:t>
            </w:r>
          </w:p>
        </w:tc>
      </w:tr>
      <w:tr w:rsidR="009D7481" w:rsidTr="009D7481">
        <w:trPr>
          <w:trHeight w:val="200"/>
        </w:trPr>
        <w:tc>
          <w:tcPr>
            <w:tcW w:w="2875" w:type="dxa"/>
          </w:tcPr>
          <w:p w:rsidR="009D7481" w:rsidRPr="006E2116" w:rsidRDefault="009D7481" w:rsidP="009D7481">
            <w:pPr>
              <w:rPr>
                <w:i/>
                <w:iCs/>
              </w:rPr>
            </w:pPr>
            <w:r w:rsidRPr="006E2116">
              <w:rPr>
                <w:i/>
                <w:iCs/>
              </w:rPr>
              <w:t>Samolus valerandi</w:t>
            </w:r>
          </w:p>
        </w:tc>
        <w:tc>
          <w:tcPr>
            <w:tcW w:w="2835" w:type="dxa"/>
          </w:tcPr>
          <w:p w:rsidR="009D7481" w:rsidRDefault="009D7481" w:rsidP="009D7481">
            <w:r>
              <w:t>Mouron d’eau</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Ranunculus aquatilis</w:t>
            </w:r>
          </w:p>
        </w:tc>
        <w:tc>
          <w:tcPr>
            <w:tcW w:w="2835" w:type="dxa"/>
          </w:tcPr>
          <w:p w:rsidR="009D7481" w:rsidRDefault="009D7481" w:rsidP="009D7481">
            <w:r>
              <w:t>Renoncule aquatique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Hoscyamus niger</w:t>
            </w:r>
          </w:p>
        </w:tc>
        <w:tc>
          <w:tcPr>
            <w:tcW w:w="2835" w:type="dxa"/>
          </w:tcPr>
          <w:p w:rsidR="009D7481" w:rsidRDefault="009D7481" w:rsidP="009D7481">
            <w:r>
              <w:t>Jusquiame noire</w:t>
            </w:r>
          </w:p>
        </w:tc>
        <w:tc>
          <w:tcPr>
            <w:tcW w:w="3119" w:type="dxa"/>
          </w:tcPr>
          <w:p w:rsidR="009D7481" w:rsidRDefault="009D7481" w:rsidP="009D7481">
            <w:r>
              <w:t>Rare dans la région</w:t>
            </w:r>
          </w:p>
        </w:tc>
      </w:tr>
      <w:tr w:rsidR="009D7481" w:rsidTr="009D7481">
        <w:trPr>
          <w:trHeight w:val="200"/>
        </w:trPr>
        <w:tc>
          <w:tcPr>
            <w:tcW w:w="2875" w:type="dxa"/>
          </w:tcPr>
          <w:p w:rsidR="009D7481" w:rsidRPr="006E2116" w:rsidRDefault="009D7481" w:rsidP="009D7481">
            <w:pPr>
              <w:rPr>
                <w:i/>
                <w:iCs/>
              </w:rPr>
            </w:pPr>
            <w:r w:rsidRPr="006E2116">
              <w:rPr>
                <w:i/>
                <w:iCs/>
              </w:rPr>
              <w:t>Linaria bipartita</w:t>
            </w:r>
          </w:p>
        </w:tc>
        <w:tc>
          <w:tcPr>
            <w:tcW w:w="2835" w:type="dxa"/>
          </w:tcPr>
          <w:p w:rsidR="009D7481" w:rsidRDefault="009D7481" w:rsidP="009D7481">
            <w:r>
              <w:t>Linaire bleu</w:t>
            </w:r>
          </w:p>
        </w:tc>
        <w:tc>
          <w:tcPr>
            <w:tcW w:w="3119" w:type="dxa"/>
          </w:tcPr>
          <w:p w:rsidR="009D7481" w:rsidRDefault="009D7481" w:rsidP="009D7481">
            <w:r>
              <w:t>Rare dans la région</w:t>
            </w:r>
          </w:p>
        </w:tc>
      </w:tr>
      <w:tr w:rsidR="009D7481" w:rsidTr="009D7481">
        <w:trPr>
          <w:trHeight w:val="200"/>
        </w:trPr>
        <w:tc>
          <w:tcPr>
            <w:tcW w:w="2875" w:type="dxa"/>
          </w:tcPr>
          <w:p w:rsidR="009D7481" w:rsidRPr="006E2116" w:rsidRDefault="009D7481" w:rsidP="009D7481">
            <w:pPr>
              <w:rPr>
                <w:i/>
                <w:iCs/>
              </w:rPr>
            </w:pPr>
            <w:r w:rsidRPr="006E2116">
              <w:rPr>
                <w:i/>
                <w:iCs/>
              </w:rPr>
              <w:t>Typha latifolia</w:t>
            </w:r>
          </w:p>
        </w:tc>
        <w:tc>
          <w:tcPr>
            <w:tcW w:w="2835" w:type="dxa"/>
          </w:tcPr>
          <w:p w:rsidR="009D7481" w:rsidRDefault="009D7481" w:rsidP="009D7481">
            <w:r>
              <w:t>Massette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Urtica membranacea</w:t>
            </w:r>
          </w:p>
        </w:tc>
        <w:tc>
          <w:tcPr>
            <w:tcW w:w="2835" w:type="dxa"/>
          </w:tcPr>
          <w:p w:rsidR="009D7481" w:rsidRDefault="009D7481" w:rsidP="009D7481">
            <w:r>
              <w:t>Ortie</w:t>
            </w:r>
          </w:p>
        </w:tc>
        <w:tc>
          <w:tcPr>
            <w:tcW w:w="3119" w:type="dxa"/>
          </w:tcPr>
          <w:p w:rsidR="009D7481" w:rsidRDefault="009D7481" w:rsidP="009D7481"/>
        </w:tc>
      </w:tr>
      <w:tr w:rsidR="009D7481" w:rsidTr="009D7481">
        <w:trPr>
          <w:trHeight w:val="200"/>
        </w:trPr>
        <w:tc>
          <w:tcPr>
            <w:tcW w:w="2875" w:type="dxa"/>
          </w:tcPr>
          <w:p w:rsidR="009D7481" w:rsidRPr="006E2116" w:rsidRDefault="009D7481" w:rsidP="009D7481">
            <w:pPr>
              <w:rPr>
                <w:i/>
                <w:iCs/>
              </w:rPr>
            </w:pPr>
            <w:r w:rsidRPr="006E2116">
              <w:rPr>
                <w:i/>
                <w:iCs/>
              </w:rPr>
              <w:t>Phyla nodiflora</w:t>
            </w:r>
          </w:p>
        </w:tc>
        <w:tc>
          <w:tcPr>
            <w:tcW w:w="2835" w:type="dxa"/>
          </w:tcPr>
          <w:p w:rsidR="009D7481" w:rsidRDefault="009D7481" w:rsidP="009D7481">
            <w:r>
              <w:t>Phyla</w:t>
            </w:r>
          </w:p>
        </w:tc>
        <w:tc>
          <w:tcPr>
            <w:tcW w:w="3119" w:type="dxa"/>
          </w:tcPr>
          <w:p w:rsidR="009D7481" w:rsidRDefault="009D7481" w:rsidP="009D7481">
            <w:r>
              <w:t>Rare dans la région</w:t>
            </w:r>
          </w:p>
        </w:tc>
      </w:tr>
      <w:tr w:rsidR="009D7481" w:rsidTr="009D7481">
        <w:trPr>
          <w:trHeight w:val="200"/>
        </w:trPr>
        <w:tc>
          <w:tcPr>
            <w:tcW w:w="2875" w:type="dxa"/>
          </w:tcPr>
          <w:p w:rsidR="009D7481" w:rsidRPr="006E2116" w:rsidRDefault="009D7481" w:rsidP="009D7481">
            <w:pPr>
              <w:rPr>
                <w:i/>
                <w:iCs/>
              </w:rPr>
            </w:pPr>
            <w:r w:rsidRPr="006E2116">
              <w:rPr>
                <w:i/>
                <w:iCs/>
              </w:rPr>
              <w:t>Callitriche  brutia</w:t>
            </w:r>
          </w:p>
        </w:tc>
        <w:tc>
          <w:tcPr>
            <w:tcW w:w="2835" w:type="dxa"/>
          </w:tcPr>
          <w:p w:rsidR="009D7481" w:rsidRDefault="009D7481" w:rsidP="009D7481">
            <w:r>
              <w:t>Callitriche</w:t>
            </w:r>
          </w:p>
        </w:tc>
        <w:tc>
          <w:tcPr>
            <w:tcW w:w="3119" w:type="dxa"/>
          </w:tcPr>
          <w:p w:rsidR="009D7481" w:rsidRDefault="009D7481" w:rsidP="009D7481"/>
        </w:tc>
      </w:tr>
    </w:tbl>
    <w:p w:rsidR="00751BF4" w:rsidRDefault="00751BF4" w:rsidP="00751BF4"/>
    <w:p w:rsidR="00EC044D" w:rsidRDefault="00EC044D" w:rsidP="00751BF4">
      <w:r>
        <w:rPr>
          <w:b/>
        </w:rPr>
        <w:t>Bords li</w:t>
      </w:r>
      <w:r w:rsidR="001D495F">
        <w:rPr>
          <w:b/>
        </w:rPr>
        <w:t xml:space="preserve">moneux plus ou moins surélevés </w:t>
      </w:r>
      <w:r>
        <w:rPr>
          <w:b/>
        </w:rPr>
        <w:t>de la daya</w:t>
      </w:r>
      <w:r w:rsidR="001D495F">
        <w:rPr>
          <w:b/>
        </w:rPr>
        <w:t> :</w:t>
      </w:r>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Look w:val="04A0"/>
      </w:tblPr>
      <w:tblGrid>
        <w:gridCol w:w="2875"/>
        <w:gridCol w:w="2835"/>
        <w:gridCol w:w="3119"/>
      </w:tblGrid>
      <w:tr w:rsidR="001D495F" w:rsidTr="001D495F">
        <w:tc>
          <w:tcPr>
            <w:tcW w:w="2875" w:type="dxa"/>
            <w:shd w:val="clear" w:color="auto" w:fill="EDEDED"/>
          </w:tcPr>
          <w:p w:rsidR="001D495F" w:rsidRPr="005C0D3B" w:rsidRDefault="001D495F" w:rsidP="005C0D3B">
            <w:pPr>
              <w:spacing w:after="0" w:line="240" w:lineRule="auto"/>
              <w:jc w:val="center"/>
              <w:rPr>
                <w:sz w:val="20"/>
                <w:szCs w:val="20"/>
              </w:rPr>
            </w:pPr>
            <w:r w:rsidRPr="005C0D3B">
              <w:rPr>
                <w:b/>
                <w:sz w:val="20"/>
                <w:szCs w:val="20"/>
              </w:rPr>
              <w:t>Nom scientifique</w:t>
            </w:r>
          </w:p>
        </w:tc>
        <w:tc>
          <w:tcPr>
            <w:tcW w:w="2835" w:type="dxa"/>
            <w:shd w:val="clear" w:color="auto" w:fill="EDEDED"/>
          </w:tcPr>
          <w:p w:rsidR="001D495F" w:rsidRPr="005C0D3B" w:rsidRDefault="001D495F" w:rsidP="005C0D3B">
            <w:pPr>
              <w:spacing w:after="0" w:line="240" w:lineRule="auto"/>
              <w:jc w:val="center"/>
              <w:rPr>
                <w:sz w:val="20"/>
                <w:szCs w:val="20"/>
              </w:rPr>
            </w:pPr>
            <w:r w:rsidRPr="005C0D3B">
              <w:rPr>
                <w:b/>
                <w:sz w:val="20"/>
                <w:szCs w:val="20"/>
              </w:rPr>
              <w:t>Nom commun</w:t>
            </w:r>
          </w:p>
        </w:tc>
        <w:tc>
          <w:tcPr>
            <w:tcW w:w="3119" w:type="dxa"/>
            <w:shd w:val="clear" w:color="auto" w:fill="EDEDED"/>
          </w:tcPr>
          <w:p w:rsidR="001D495F" w:rsidRPr="005C0D3B" w:rsidRDefault="001D495F" w:rsidP="005C0D3B">
            <w:pPr>
              <w:spacing w:after="0" w:line="240" w:lineRule="auto"/>
              <w:jc w:val="center"/>
              <w:rPr>
                <w:sz w:val="20"/>
                <w:szCs w:val="20"/>
              </w:rPr>
            </w:pPr>
            <w:r w:rsidRPr="005C0D3B">
              <w:rPr>
                <w:b/>
                <w:sz w:val="20"/>
                <w:szCs w:val="20"/>
              </w:rPr>
              <w:t>Abondance</w:t>
            </w:r>
          </w:p>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Allium subhirsutum</w:t>
            </w:r>
          </w:p>
        </w:tc>
        <w:tc>
          <w:tcPr>
            <w:tcW w:w="2835" w:type="dxa"/>
          </w:tcPr>
          <w:p w:rsidR="001D495F" w:rsidRDefault="001D495F" w:rsidP="00EF0E0C">
            <w:pPr>
              <w:spacing w:line="240" w:lineRule="auto"/>
            </w:pPr>
            <w:r>
              <w:t>Ail sauvage</w:t>
            </w:r>
          </w:p>
        </w:tc>
        <w:tc>
          <w:tcPr>
            <w:tcW w:w="3119" w:type="dxa"/>
          </w:tcPr>
          <w:p w:rsidR="001D495F" w:rsidRDefault="001D495F" w:rsidP="005C0D3B">
            <w:r>
              <w:t>Rare dans la région</w:t>
            </w:r>
          </w:p>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lastRenderedPageBreak/>
              <w:t>Atriplex halimus</w:t>
            </w:r>
          </w:p>
        </w:tc>
        <w:tc>
          <w:tcPr>
            <w:tcW w:w="2835" w:type="dxa"/>
          </w:tcPr>
          <w:p w:rsidR="001D495F" w:rsidRDefault="001D495F" w:rsidP="00EF0E0C">
            <w:pPr>
              <w:spacing w:line="240" w:lineRule="auto"/>
            </w:pPr>
            <w:r>
              <w:t>Pourpier de mer</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Pr>
                <w:i/>
                <w:iCs/>
              </w:rPr>
              <w:t>Dau</w:t>
            </w:r>
            <w:r w:rsidRPr="006E2116">
              <w:rPr>
                <w:i/>
                <w:iCs/>
              </w:rPr>
              <w:t>cus carota</w:t>
            </w:r>
          </w:p>
        </w:tc>
        <w:tc>
          <w:tcPr>
            <w:tcW w:w="2835" w:type="dxa"/>
          </w:tcPr>
          <w:p w:rsidR="001D495F" w:rsidRDefault="001D495F" w:rsidP="00EF0E0C">
            <w:pPr>
              <w:spacing w:line="240" w:lineRule="auto"/>
            </w:pPr>
            <w:r>
              <w:t>Carotte sauvage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Torilis arvensis</w:t>
            </w:r>
          </w:p>
        </w:tc>
        <w:tc>
          <w:tcPr>
            <w:tcW w:w="2835" w:type="dxa"/>
          </w:tcPr>
          <w:p w:rsidR="001D495F" w:rsidRDefault="001D495F" w:rsidP="00EF0E0C">
            <w:pPr>
              <w:spacing w:line="240" w:lineRule="auto"/>
            </w:pPr>
            <w:r>
              <w:t>Torilis des champs</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Ferula communis</w:t>
            </w:r>
          </w:p>
        </w:tc>
        <w:tc>
          <w:tcPr>
            <w:tcW w:w="2835" w:type="dxa"/>
          </w:tcPr>
          <w:p w:rsidR="001D495F" w:rsidRDefault="001D495F" w:rsidP="00EF0E0C">
            <w:pPr>
              <w:spacing w:line="240" w:lineRule="auto"/>
            </w:pPr>
            <w:r>
              <w:t>Gde férule, faux fenouille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Centaurea pullata</w:t>
            </w:r>
          </w:p>
        </w:tc>
        <w:tc>
          <w:tcPr>
            <w:tcW w:w="2835" w:type="dxa"/>
          </w:tcPr>
          <w:p w:rsidR="001D495F" w:rsidRDefault="001D495F" w:rsidP="00EF0E0C">
            <w:pPr>
              <w:spacing w:line="240" w:lineRule="auto"/>
            </w:pPr>
            <w:r>
              <w:t>Centaurée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Centaurea calcitrapa</w:t>
            </w:r>
          </w:p>
        </w:tc>
        <w:tc>
          <w:tcPr>
            <w:tcW w:w="2835" w:type="dxa"/>
          </w:tcPr>
          <w:p w:rsidR="001D495F" w:rsidRDefault="001D495F" w:rsidP="00EF0E0C">
            <w:pPr>
              <w:spacing w:line="240" w:lineRule="auto"/>
            </w:pPr>
            <w:r>
              <w:t>centaurée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Cichorium intybus</w:t>
            </w:r>
          </w:p>
        </w:tc>
        <w:tc>
          <w:tcPr>
            <w:tcW w:w="2835" w:type="dxa"/>
          </w:tcPr>
          <w:p w:rsidR="001D495F" w:rsidRDefault="001D495F" w:rsidP="00EF0E0C">
            <w:pPr>
              <w:spacing w:line="240" w:lineRule="auto"/>
            </w:pPr>
            <w:r>
              <w:t>Chicorée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Reichardia  tingitana</w:t>
            </w:r>
          </w:p>
        </w:tc>
        <w:tc>
          <w:tcPr>
            <w:tcW w:w="2835" w:type="dxa"/>
          </w:tcPr>
          <w:p w:rsidR="001D495F" w:rsidRDefault="001D495F" w:rsidP="00EF0E0C">
            <w:pPr>
              <w:spacing w:line="240" w:lineRule="auto"/>
            </w:pPr>
            <w:r>
              <w:t>Reichardia</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Glebionis coronarium</w:t>
            </w:r>
          </w:p>
        </w:tc>
        <w:tc>
          <w:tcPr>
            <w:tcW w:w="2835" w:type="dxa"/>
          </w:tcPr>
          <w:p w:rsidR="001D495F" w:rsidRDefault="001D495F" w:rsidP="00EF0E0C">
            <w:pPr>
              <w:spacing w:line="240" w:lineRule="auto"/>
            </w:pPr>
            <w:r>
              <w:t>Chrysanthème à couronne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Tolpis barbata</w:t>
            </w:r>
          </w:p>
        </w:tc>
        <w:tc>
          <w:tcPr>
            <w:tcW w:w="2835" w:type="dxa"/>
          </w:tcPr>
          <w:p w:rsidR="001D495F" w:rsidRDefault="001D495F" w:rsidP="00EF0E0C">
            <w:pPr>
              <w:spacing w:line="240" w:lineRule="auto"/>
            </w:pPr>
            <w:r>
              <w:t>Trépane barbu</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Cerinthe major</w:t>
            </w:r>
          </w:p>
        </w:tc>
        <w:tc>
          <w:tcPr>
            <w:tcW w:w="2835" w:type="dxa"/>
          </w:tcPr>
          <w:p w:rsidR="001D495F" w:rsidRDefault="001D495F" w:rsidP="00EF0E0C">
            <w:pPr>
              <w:spacing w:line="240" w:lineRule="auto"/>
            </w:pPr>
            <w:r>
              <w:t>Grand mélinet</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Echium boisieri ?</w:t>
            </w:r>
          </w:p>
        </w:tc>
        <w:tc>
          <w:tcPr>
            <w:tcW w:w="2835" w:type="dxa"/>
          </w:tcPr>
          <w:p w:rsidR="001D495F" w:rsidRDefault="001D495F" w:rsidP="00EF0E0C">
            <w:pPr>
              <w:spacing w:line="240" w:lineRule="auto"/>
            </w:pPr>
            <w:r>
              <w:t>Vipérine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Heliotropium europaeum</w:t>
            </w:r>
          </w:p>
        </w:tc>
        <w:tc>
          <w:tcPr>
            <w:tcW w:w="2835" w:type="dxa"/>
          </w:tcPr>
          <w:p w:rsidR="001D495F" w:rsidRDefault="001D495F" w:rsidP="00EF0E0C">
            <w:pPr>
              <w:spacing w:line="240" w:lineRule="auto"/>
            </w:pPr>
            <w:r>
              <w:t>Heliotropium europaeum</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Paronychia argentea</w:t>
            </w:r>
          </w:p>
        </w:tc>
        <w:tc>
          <w:tcPr>
            <w:tcW w:w="2835" w:type="dxa"/>
          </w:tcPr>
          <w:p w:rsidR="001D495F" w:rsidRDefault="001D495F" w:rsidP="00EF0E0C">
            <w:pPr>
              <w:spacing w:line="240" w:lineRule="auto"/>
            </w:pPr>
            <w:r>
              <w:t>Paronychia argentea</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Spergularia salina</w:t>
            </w:r>
          </w:p>
        </w:tc>
        <w:tc>
          <w:tcPr>
            <w:tcW w:w="2835" w:type="dxa"/>
          </w:tcPr>
          <w:p w:rsidR="001D495F" w:rsidRDefault="001D495F" w:rsidP="00EF0E0C">
            <w:pPr>
              <w:spacing w:line="240" w:lineRule="auto"/>
            </w:pPr>
            <w:r>
              <w:t>Spergularia salina</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Ephedra fragilis</w:t>
            </w:r>
          </w:p>
        </w:tc>
        <w:tc>
          <w:tcPr>
            <w:tcW w:w="2835" w:type="dxa"/>
          </w:tcPr>
          <w:p w:rsidR="001D495F" w:rsidRDefault="001D495F" w:rsidP="00EF0E0C">
            <w:pPr>
              <w:spacing w:line="240" w:lineRule="auto"/>
            </w:pPr>
            <w:r>
              <w:t>Ephedra fragilis</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Euphorbia falcata</w:t>
            </w:r>
          </w:p>
        </w:tc>
        <w:tc>
          <w:tcPr>
            <w:tcW w:w="2835" w:type="dxa"/>
          </w:tcPr>
          <w:p w:rsidR="001D495F" w:rsidRDefault="001D495F" w:rsidP="00EF0E0C">
            <w:pPr>
              <w:spacing w:line="240" w:lineRule="auto"/>
            </w:pPr>
            <w:r>
              <w:t>Euphorbe en faux</w:t>
            </w:r>
          </w:p>
        </w:tc>
        <w:tc>
          <w:tcPr>
            <w:tcW w:w="3119" w:type="dxa"/>
          </w:tcPr>
          <w:p w:rsidR="001D495F" w:rsidRDefault="001D495F" w:rsidP="005C0D3B">
            <w:r>
              <w:t>Rare dans la région</w:t>
            </w:r>
          </w:p>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Frankénia laevis</w:t>
            </w:r>
          </w:p>
        </w:tc>
        <w:tc>
          <w:tcPr>
            <w:tcW w:w="2835" w:type="dxa"/>
          </w:tcPr>
          <w:p w:rsidR="001D495F" w:rsidRDefault="001D495F" w:rsidP="00EF0E0C">
            <w:pPr>
              <w:spacing w:line="240" w:lineRule="auto"/>
            </w:pPr>
            <w:r>
              <w:t>Frankenie lisse</w:t>
            </w:r>
          </w:p>
        </w:tc>
        <w:tc>
          <w:tcPr>
            <w:tcW w:w="3119" w:type="dxa"/>
          </w:tcPr>
          <w:p w:rsidR="001D495F" w:rsidRDefault="001D495F" w:rsidP="005C0D3B">
            <w:r>
              <w:t>Rare dans la région</w:t>
            </w:r>
          </w:p>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Romulea bulbocodium</w:t>
            </w:r>
          </w:p>
        </w:tc>
        <w:tc>
          <w:tcPr>
            <w:tcW w:w="2835" w:type="dxa"/>
          </w:tcPr>
          <w:p w:rsidR="001D495F" w:rsidRDefault="001D495F" w:rsidP="00EF0E0C">
            <w:pPr>
              <w:spacing w:line="240" w:lineRule="auto"/>
            </w:pPr>
            <w:r>
              <w:t>Romulée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spacing w:line="240" w:lineRule="auto"/>
              <w:rPr>
                <w:i/>
                <w:iCs/>
              </w:rPr>
            </w:pPr>
            <w:r w:rsidRPr="006E2116">
              <w:rPr>
                <w:i/>
                <w:iCs/>
              </w:rPr>
              <w:t>Marrubium vulgare</w:t>
            </w:r>
          </w:p>
        </w:tc>
        <w:tc>
          <w:tcPr>
            <w:tcW w:w="2835" w:type="dxa"/>
          </w:tcPr>
          <w:p w:rsidR="001D495F" w:rsidRDefault="001D495F" w:rsidP="00EF0E0C">
            <w:pPr>
              <w:spacing w:line="240" w:lineRule="auto"/>
            </w:pPr>
            <w:r>
              <w:t>Marrube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 xml:space="preserve"> Ballota hirsuta</w:t>
            </w:r>
          </w:p>
        </w:tc>
        <w:tc>
          <w:tcPr>
            <w:tcW w:w="2835" w:type="dxa"/>
          </w:tcPr>
          <w:p w:rsidR="001D495F" w:rsidRDefault="001D495F" w:rsidP="00EF0E0C">
            <w:r>
              <w:t>Balotte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Retama monosperma</w:t>
            </w:r>
          </w:p>
        </w:tc>
        <w:tc>
          <w:tcPr>
            <w:tcW w:w="2835" w:type="dxa"/>
          </w:tcPr>
          <w:p w:rsidR="001D495F" w:rsidRDefault="001D495F" w:rsidP="00EF0E0C">
            <w:r>
              <w:t>Retam</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Chamaerops humilis</w:t>
            </w:r>
          </w:p>
        </w:tc>
        <w:tc>
          <w:tcPr>
            <w:tcW w:w="2835" w:type="dxa"/>
          </w:tcPr>
          <w:p w:rsidR="001D495F" w:rsidRDefault="001D495F" w:rsidP="00EF0E0C">
            <w:r>
              <w:t>Palmier nain</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lastRenderedPageBreak/>
              <w:t>Glaucium luteum</w:t>
            </w:r>
          </w:p>
        </w:tc>
        <w:tc>
          <w:tcPr>
            <w:tcW w:w="2835" w:type="dxa"/>
          </w:tcPr>
          <w:p w:rsidR="001D495F" w:rsidRDefault="001D495F" w:rsidP="00EF0E0C">
            <w:r>
              <w:t>Glaucienne jaune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Cynodon dactylon</w:t>
            </w:r>
          </w:p>
        </w:tc>
        <w:tc>
          <w:tcPr>
            <w:tcW w:w="2835" w:type="dxa"/>
          </w:tcPr>
          <w:p w:rsidR="001D495F" w:rsidRDefault="001D495F" w:rsidP="00EF0E0C">
            <w:r>
              <w:t>Chiendent</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Lagurus ovatus</w:t>
            </w:r>
          </w:p>
        </w:tc>
        <w:tc>
          <w:tcPr>
            <w:tcW w:w="2835" w:type="dxa"/>
          </w:tcPr>
          <w:p w:rsidR="001D495F" w:rsidRDefault="001D495F" w:rsidP="00EF0E0C">
            <w:r>
              <w:t>Lagure ovoide</w:t>
            </w:r>
          </w:p>
        </w:tc>
        <w:tc>
          <w:tcPr>
            <w:tcW w:w="3119" w:type="dxa"/>
          </w:tcPr>
          <w:p w:rsidR="001D495F" w:rsidRDefault="001D495F" w:rsidP="005C0D3B">
            <w:r>
              <w:t>Rare dans la région</w:t>
            </w:r>
          </w:p>
        </w:tc>
      </w:tr>
      <w:tr w:rsidR="001D495F" w:rsidTr="001D495F">
        <w:trPr>
          <w:trHeight w:val="200"/>
        </w:trPr>
        <w:tc>
          <w:tcPr>
            <w:tcW w:w="2875" w:type="dxa"/>
          </w:tcPr>
          <w:p w:rsidR="001D495F" w:rsidRPr="006E2116" w:rsidRDefault="001D495F" w:rsidP="00EF0E0C">
            <w:pPr>
              <w:rPr>
                <w:i/>
                <w:iCs/>
              </w:rPr>
            </w:pPr>
            <w:r w:rsidRPr="006E2116">
              <w:rPr>
                <w:i/>
                <w:iCs/>
              </w:rPr>
              <w:t>Clematis  cirrhosa</w:t>
            </w:r>
          </w:p>
        </w:tc>
        <w:tc>
          <w:tcPr>
            <w:tcW w:w="2835" w:type="dxa"/>
          </w:tcPr>
          <w:p w:rsidR="001D495F" w:rsidRDefault="001D495F" w:rsidP="00EF0E0C">
            <w:r>
              <w:t>Clematite à vrilles</w:t>
            </w:r>
          </w:p>
        </w:tc>
        <w:tc>
          <w:tcPr>
            <w:tcW w:w="3119" w:type="dxa"/>
          </w:tcPr>
          <w:p w:rsidR="001D495F" w:rsidRDefault="001D495F" w:rsidP="005C0D3B">
            <w:r>
              <w:t>Rare dans la région</w:t>
            </w:r>
          </w:p>
        </w:tc>
      </w:tr>
      <w:tr w:rsidR="001D495F" w:rsidTr="001D495F">
        <w:trPr>
          <w:trHeight w:val="200"/>
        </w:trPr>
        <w:tc>
          <w:tcPr>
            <w:tcW w:w="2875" w:type="dxa"/>
          </w:tcPr>
          <w:p w:rsidR="001D495F" w:rsidRPr="006E2116" w:rsidRDefault="001D495F" w:rsidP="00EF0E0C">
            <w:pPr>
              <w:rPr>
                <w:i/>
                <w:iCs/>
              </w:rPr>
            </w:pPr>
            <w:r w:rsidRPr="006E2116">
              <w:rPr>
                <w:i/>
                <w:iCs/>
              </w:rPr>
              <w:t>Sherardia arvensis</w:t>
            </w:r>
          </w:p>
        </w:tc>
        <w:tc>
          <w:tcPr>
            <w:tcW w:w="2835" w:type="dxa"/>
          </w:tcPr>
          <w:p w:rsidR="001D495F" w:rsidRDefault="001D495F" w:rsidP="00EF0E0C">
            <w:r>
              <w:t>Rubéole des prés</w:t>
            </w:r>
          </w:p>
        </w:tc>
        <w:tc>
          <w:tcPr>
            <w:tcW w:w="3119" w:type="dxa"/>
          </w:tcPr>
          <w:p w:rsidR="001D495F" w:rsidRDefault="001D495F" w:rsidP="005C0D3B">
            <w:r>
              <w:t>Rare dans la région</w:t>
            </w:r>
          </w:p>
        </w:tc>
      </w:tr>
      <w:tr w:rsidR="001D495F" w:rsidTr="001D495F">
        <w:trPr>
          <w:trHeight w:val="200"/>
        </w:trPr>
        <w:tc>
          <w:tcPr>
            <w:tcW w:w="2875" w:type="dxa"/>
          </w:tcPr>
          <w:p w:rsidR="001D495F" w:rsidRPr="006E2116" w:rsidRDefault="001D495F" w:rsidP="00EF0E0C">
            <w:pPr>
              <w:rPr>
                <w:i/>
                <w:iCs/>
              </w:rPr>
            </w:pPr>
            <w:r w:rsidRPr="006E2116">
              <w:rPr>
                <w:i/>
                <w:iCs/>
              </w:rPr>
              <w:t>Rubia perigrina</w:t>
            </w:r>
          </w:p>
        </w:tc>
        <w:tc>
          <w:tcPr>
            <w:tcW w:w="2835" w:type="dxa"/>
          </w:tcPr>
          <w:p w:rsidR="001D495F" w:rsidRDefault="001D495F" w:rsidP="00EF0E0C">
            <w:r>
              <w:t>Garance voyageuse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Verbascum sinuatum</w:t>
            </w:r>
          </w:p>
        </w:tc>
        <w:tc>
          <w:tcPr>
            <w:tcW w:w="2835" w:type="dxa"/>
          </w:tcPr>
          <w:p w:rsidR="001D495F" w:rsidRDefault="001D495F" w:rsidP="00EF0E0C">
            <w:r>
              <w:t>Molène sinuée, bouillon blanc</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Smilax aspera</w:t>
            </w:r>
          </w:p>
        </w:tc>
        <w:tc>
          <w:tcPr>
            <w:tcW w:w="2835" w:type="dxa"/>
          </w:tcPr>
          <w:p w:rsidR="001D495F" w:rsidRDefault="001D495F" w:rsidP="00EF0E0C">
            <w:r>
              <w:t>Salsepareille</w:t>
            </w:r>
          </w:p>
        </w:tc>
        <w:tc>
          <w:tcPr>
            <w:tcW w:w="3119" w:type="dxa"/>
          </w:tcPr>
          <w:p w:rsidR="001D495F" w:rsidRDefault="001D495F" w:rsidP="005C0D3B">
            <w:r>
              <w:t>Rare dans la région</w:t>
            </w:r>
          </w:p>
        </w:tc>
      </w:tr>
      <w:tr w:rsidR="001D495F" w:rsidTr="001D495F">
        <w:trPr>
          <w:trHeight w:val="200"/>
        </w:trPr>
        <w:tc>
          <w:tcPr>
            <w:tcW w:w="2875" w:type="dxa"/>
          </w:tcPr>
          <w:p w:rsidR="001D495F" w:rsidRPr="006E2116" w:rsidRDefault="001D495F" w:rsidP="00EF0E0C">
            <w:pPr>
              <w:rPr>
                <w:i/>
                <w:iCs/>
              </w:rPr>
            </w:pPr>
            <w:r w:rsidRPr="006E2116">
              <w:rPr>
                <w:i/>
                <w:iCs/>
              </w:rPr>
              <w:t>Solanum sodomaeum</w:t>
            </w:r>
          </w:p>
        </w:tc>
        <w:tc>
          <w:tcPr>
            <w:tcW w:w="2835" w:type="dxa"/>
          </w:tcPr>
          <w:p w:rsidR="001D495F" w:rsidRDefault="001D495F" w:rsidP="00EF0E0C">
            <w:r>
              <w:t>Morelle de Sodome</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Withania fructicans</w:t>
            </w:r>
          </w:p>
        </w:tc>
        <w:tc>
          <w:tcPr>
            <w:tcW w:w="2835" w:type="dxa"/>
          </w:tcPr>
          <w:p w:rsidR="001D495F" w:rsidRDefault="001D495F" w:rsidP="00EF0E0C">
            <w:r>
              <w:t>Witthania</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Lycium europaeum</w:t>
            </w:r>
          </w:p>
        </w:tc>
        <w:tc>
          <w:tcPr>
            <w:tcW w:w="2835" w:type="dxa"/>
          </w:tcPr>
          <w:p w:rsidR="001D495F" w:rsidRDefault="001D495F" w:rsidP="00EF0E0C">
            <w:r>
              <w:t>Lyciet europeen</w:t>
            </w:r>
          </w:p>
        </w:tc>
        <w:tc>
          <w:tcPr>
            <w:tcW w:w="3119" w:type="dxa"/>
          </w:tcPr>
          <w:p w:rsidR="001D495F" w:rsidRDefault="001D495F" w:rsidP="005C0D3B"/>
        </w:tc>
      </w:tr>
      <w:tr w:rsidR="001D495F" w:rsidTr="001D495F">
        <w:trPr>
          <w:trHeight w:val="200"/>
        </w:trPr>
        <w:tc>
          <w:tcPr>
            <w:tcW w:w="2875" w:type="dxa"/>
          </w:tcPr>
          <w:p w:rsidR="001D495F" w:rsidRPr="006E2116" w:rsidRDefault="001D495F" w:rsidP="00EF0E0C">
            <w:pPr>
              <w:rPr>
                <w:i/>
                <w:iCs/>
              </w:rPr>
            </w:pPr>
            <w:r w:rsidRPr="006E2116">
              <w:rPr>
                <w:i/>
                <w:iCs/>
              </w:rPr>
              <w:t>Verbena supina</w:t>
            </w:r>
          </w:p>
        </w:tc>
        <w:tc>
          <w:tcPr>
            <w:tcW w:w="2835" w:type="dxa"/>
          </w:tcPr>
          <w:p w:rsidR="001D495F" w:rsidRDefault="001D495F" w:rsidP="00EF0E0C">
            <w:r>
              <w:t>Verveine sauvage</w:t>
            </w:r>
          </w:p>
        </w:tc>
        <w:tc>
          <w:tcPr>
            <w:tcW w:w="3119" w:type="dxa"/>
          </w:tcPr>
          <w:p w:rsidR="001D495F" w:rsidRDefault="001D495F" w:rsidP="005C0D3B"/>
        </w:tc>
      </w:tr>
    </w:tbl>
    <w:p w:rsidR="00751BF4" w:rsidRDefault="00751BF4" w:rsidP="00751BF4"/>
    <w:p w:rsidR="009A6D09" w:rsidRDefault="009A6D09" w:rsidP="00751BF4"/>
    <w:p w:rsidR="0089248B" w:rsidRDefault="0089248B" w:rsidP="00751BF4">
      <w:r w:rsidRPr="00332356">
        <w:rPr>
          <w:b/>
        </w:rPr>
        <w:t>Plantes invasives</w:t>
      </w:r>
      <w:r>
        <w:rPr>
          <w:b/>
        </w:rPr>
        <w:t>, introduites</w:t>
      </w:r>
      <w:r w:rsidRPr="00332356">
        <w:rPr>
          <w:b/>
        </w:rPr>
        <w:t xml:space="preserve"> ou rudérales des décombres</w:t>
      </w:r>
      <w:r>
        <w:rPr>
          <w:b/>
        </w:rPr>
        <w:t> :</w:t>
      </w:r>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Look w:val="04A0"/>
      </w:tblPr>
      <w:tblGrid>
        <w:gridCol w:w="2875"/>
        <w:gridCol w:w="2835"/>
        <w:gridCol w:w="3119"/>
      </w:tblGrid>
      <w:tr w:rsidR="0089248B" w:rsidTr="0089248B">
        <w:trPr>
          <w:trHeight w:val="200"/>
        </w:trPr>
        <w:tc>
          <w:tcPr>
            <w:tcW w:w="2875" w:type="dxa"/>
          </w:tcPr>
          <w:p w:rsidR="0089248B" w:rsidRPr="005C0D3B" w:rsidRDefault="0089248B" w:rsidP="005C0D3B">
            <w:pPr>
              <w:spacing w:after="0" w:line="240" w:lineRule="auto"/>
              <w:jc w:val="center"/>
              <w:rPr>
                <w:sz w:val="20"/>
                <w:szCs w:val="20"/>
              </w:rPr>
            </w:pPr>
            <w:r w:rsidRPr="005C0D3B">
              <w:rPr>
                <w:b/>
                <w:sz w:val="20"/>
                <w:szCs w:val="20"/>
              </w:rPr>
              <w:t>Nom scientifique</w:t>
            </w:r>
          </w:p>
        </w:tc>
        <w:tc>
          <w:tcPr>
            <w:tcW w:w="2835" w:type="dxa"/>
          </w:tcPr>
          <w:p w:rsidR="0089248B" w:rsidRPr="005C0D3B" w:rsidRDefault="0089248B" w:rsidP="005C0D3B">
            <w:pPr>
              <w:spacing w:after="0" w:line="240" w:lineRule="auto"/>
              <w:jc w:val="center"/>
              <w:rPr>
                <w:sz w:val="20"/>
                <w:szCs w:val="20"/>
              </w:rPr>
            </w:pPr>
            <w:r w:rsidRPr="005C0D3B">
              <w:rPr>
                <w:b/>
                <w:sz w:val="20"/>
                <w:szCs w:val="20"/>
              </w:rPr>
              <w:t>Nom commun</w:t>
            </w:r>
          </w:p>
        </w:tc>
        <w:tc>
          <w:tcPr>
            <w:tcW w:w="3119" w:type="dxa"/>
          </w:tcPr>
          <w:p w:rsidR="0089248B" w:rsidRPr="005C0D3B" w:rsidRDefault="0089248B" w:rsidP="005C0D3B">
            <w:pPr>
              <w:spacing w:after="0" w:line="240" w:lineRule="auto"/>
              <w:jc w:val="center"/>
              <w:rPr>
                <w:sz w:val="20"/>
                <w:szCs w:val="20"/>
              </w:rPr>
            </w:pPr>
            <w:r w:rsidRPr="005C0D3B">
              <w:rPr>
                <w:b/>
                <w:sz w:val="20"/>
                <w:szCs w:val="20"/>
              </w:rPr>
              <w:t>Abondance</w:t>
            </w:r>
          </w:p>
        </w:tc>
      </w:tr>
      <w:tr w:rsidR="0089248B" w:rsidTr="0089248B">
        <w:trPr>
          <w:trHeight w:val="200"/>
        </w:trPr>
        <w:tc>
          <w:tcPr>
            <w:tcW w:w="2875" w:type="dxa"/>
          </w:tcPr>
          <w:p w:rsidR="0089248B" w:rsidRPr="006E2116" w:rsidRDefault="0089248B" w:rsidP="00320524">
            <w:pPr>
              <w:rPr>
                <w:i/>
                <w:iCs/>
              </w:rPr>
            </w:pPr>
            <w:r w:rsidRPr="006E2116">
              <w:rPr>
                <w:i/>
                <w:iCs/>
              </w:rPr>
              <w:t>Phoenix dactylifera</w:t>
            </w:r>
          </w:p>
        </w:tc>
        <w:tc>
          <w:tcPr>
            <w:tcW w:w="2835" w:type="dxa"/>
          </w:tcPr>
          <w:p w:rsidR="0089248B" w:rsidRDefault="0089248B" w:rsidP="00320524">
            <w:r>
              <w:t>Palmier dattier</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Scolymus hispanicus</w:t>
            </w:r>
          </w:p>
        </w:tc>
        <w:tc>
          <w:tcPr>
            <w:tcW w:w="2835" w:type="dxa"/>
          </w:tcPr>
          <w:p w:rsidR="0089248B" w:rsidRDefault="0089248B" w:rsidP="00320524">
            <w:r>
              <w:t>Scolyme d’Espagne</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Scolymus maculatus</w:t>
            </w:r>
          </w:p>
        </w:tc>
        <w:tc>
          <w:tcPr>
            <w:tcW w:w="2835" w:type="dxa"/>
          </w:tcPr>
          <w:p w:rsidR="0089248B" w:rsidRDefault="0089248B" w:rsidP="00320524">
            <w:r>
              <w:t>Scolyme tacheté</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Carduus pteracanthus</w:t>
            </w:r>
          </w:p>
        </w:tc>
        <w:tc>
          <w:tcPr>
            <w:tcW w:w="2835" w:type="dxa"/>
          </w:tcPr>
          <w:p w:rsidR="0089248B" w:rsidRDefault="0089248B" w:rsidP="00320524">
            <w:r>
              <w:t>Chardon ailé</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Silybum marianum</w:t>
            </w:r>
          </w:p>
        </w:tc>
        <w:tc>
          <w:tcPr>
            <w:tcW w:w="2835" w:type="dxa"/>
          </w:tcPr>
          <w:p w:rsidR="0089248B" w:rsidRDefault="0089248B" w:rsidP="00320524">
            <w:r>
              <w:t>Chardon de Marie</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Verbesina encelioides</w:t>
            </w:r>
          </w:p>
        </w:tc>
        <w:tc>
          <w:tcPr>
            <w:tcW w:w="2835" w:type="dxa"/>
          </w:tcPr>
          <w:p w:rsidR="0089248B" w:rsidRDefault="0089248B" w:rsidP="00320524">
            <w:r>
              <w:t>Verbesine</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Ricinus communis</w:t>
            </w:r>
          </w:p>
        </w:tc>
        <w:tc>
          <w:tcPr>
            <w:tcW w:w="2835" w:type="dxa"/>
          </w:tcPr>
          <w:p w:rsidR="0089248B" w:rsidRDefault="0089248B" w:rsidP="00320524">
            <w:r>
              <w:t>Ricin</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Malva sylvestris</w:t>
            </w:r>
          </w:p>
        </w:tc>
        <w:tc>
          <w:tcPr>
            <w:tcW w:w="2835" w:type="dxa"/>
          </w:tcPr>
          <w:p w:rsidR="0089248B" w:rsidRDefault="0089248B" w:rsidP="00320524">
            <w:r>
              <w:t>Mauve sylvestre</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lastRenderedPageBreak/>
              <w:t>Myoporum laetum</w:t>
            </w:r>
          </w:p>
        </w:tc>
        <w:tc>
          <w:tcPr>
            <w:tcW w:w="2835" w:type="dxa"/>
          </w:tcPr>
          <w:p w:rsidR="0089248B" w:rsidRDefault="0089248B" w:rsidP="00320524"/>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tabs>
                <w:tab w:val="left" w:pos="2092"/>
              </w:tabs>
              <w:rPr>
                <w:i/>
                <w:iCs/>
              </w:rPr>
            </w:pPr>
            <w:r w:rsidRPr="006E2116">
              <w:rPr>
                <w:i/>
                <w:iCs/>
              </w:rPr>
              <w:t>Arundo donax</w:t>
            </w:r>
          </w:p>
        </w:tc>
        <w:tc>
          <w:tcPr>
            <w:tcW w:w="2835" w:type="dxa"/>
          </w:tcPr>
          <w:p w:rsidR="0089248B" w:rsidRDefault="0089248B" w:rsidP="00320524">
            <w:pPr>
              <w:tabs>
                <w:tab w:val="left" w:pos="2092"/>
              </w:tabs>
            </w:pPr>
            <w:r>
              <w:t>Canne de Provence</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Paspalum distachum</w:t>
            </w:r>
          </w:p>
        </w:tc>
        <w:tc>
          <w:tcPr>
            <w:tcW w:w="2835" w:type="dxa"/>
          </w:tcPr>
          <w:p w:rsidR="0089248B" w:rsidRDefault="0089248B" w:rsidP="00320524">
            <w:r>
              <w:t>Paspale à 2 épis</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Mandragora automnalis</w:t>
            </w:r>
          </w:p>
        </w:tc>
        <w:tc>
          <w:tcPr>
            <w:tcW w:w="2835" w:type="dxa"/>
          </w:tcPr>
          <w:p w:rsidR="0089248B" w:rsidRDefault="0089248B" w:rsidP="00320524">
            <w:r>
              <w:t>Mandragore</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Nicotiana glauca</w:t>
            </w:r>
          </w:p>
        </w:tc>
        <w:tc>
          <w:tcPr>
            <w:tcW w:w="2835" w:type="dxa"/>
          </w:tcPr>
          <w:p w:rsidR="0089248B" w:rsidRDefault="0089248B" w:rsidP="00320524">
            <w:r>
              <w:t>Tabac glauque</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Solanum villosum</w:t>
            </w:r>
          </w:p>
        </w:tc>
        <w:tc>
          <w:tcPr>
            <w:tcW w:w="2835" w:type="dxa"/>
          </w:tcPr>
          <w:p w:rsidR="0089248B" w:rsidRDefault="0089248B" w:rsidP="00320524">
            <w:r>
              <w:t>Morelle noire</w:t>
            </w:r>
          </w:p>
        </w:tc>
        <w:tc>
          <w:tcPr>
            <w:tcW w:w="3119" w:type="dxa"/>
          </w:tcPr>
          <w:p w:rsidR="0089248B" w:rsidRDefault="0089248B" w:rsidP="005C0D3B"/>
        </w:tc>
      </w:tr>
      <w:tr w:rsidR="0089248B" w:rsidTr="0089248B">
        <w:trPr>
          <w:trHeight w:val="200"/>
        </w:trPr>
        <w:tc>
          <w:tcPr>
            <w:tcW w:w="2875" w:type="dxa"/>
          </w:tcPr>
          <w:p w:rsidR="0089248B" w:rsidRPr="006E2116" w:rsidRDefault="0089248B" w:rsidP="00320524">
            <w:pPr>
              <w:rPr>
                <w:i/>
                <w:iCs/>
              </w:rPr>
            </w:pPr>
            <w:r w:rsidRPr="006E2116">
              <w:rPr>
                <w:i/>
                <w:iCs/>
              </w:rPr>
              <w:t>Peganum harmala</w:t>
            </w:r>
          </w:p>
        </w:tc>
        <w:tc>
          <w:tcPr>
            <w:tcW w:w="2835" w:type="dxa"/>
          </w:tcPr>
          <w:p w:rsidR="0089248B" w:rsidRDefault="0089248B" w:rsidP="00320524">
            <w:r>
              <w:t>Harmel</w:t>
            </w:r>
          </w:p>
        </w:tc>
        <w:tc>
          <w:tcPr>
            <w:tcW w:w="3119" w:type="dxa"/>
          </w:tcPr>
          <w:p w:rsidR="0089248B" w:rsidRDefault="0089248B" w:rsidP="005C0D3B">
            <w:r>
              <w:t>Rare dans la région</w:t>
            </w:r>
          </w:p>
        </w:tc>
      </w:tr>
    </w:tbl>
    <w:p w:rsidR="00751BF4" w:rsidRDefault="00751BF4" w:rsidP="00751BF4">
      <w:pPr>
        <w:spacing w:after="0" w:line="240" w:lineRule="auto"/>
        <w:rPr>
          <w:rStyle w:val="styleRad"/>
        </w:rPr>
      </w:pPr>
    </w:p>
    <w:p w:rsidR="00751BF4" w:rsidRDefault="00751BF4" w:rsidP="00751BF4">
      <w:pPr>
        <w:spacing w:after="0" w:line="240" w:lineRule="auto"/>
        <w:rPr>
          <w:rStyle w:val="styleRad"/>
        </w:rPr>
      </w:pPr>
    </w:p>
    <w:p w:rsidR="009A6D09" w:rsidRDefault="009A6D09" w:rsidP="00751BF4">
      <w:pPr>
        <w:spacing w:after="0" w:line="240" w:lineRule="auto"/>
        <w:rPr>
          <w:rStyle w:val="styleRad"/>
        </w:rPr>
      </w:pPr>
    </w:p>
    <w:p w:rsidR="009A6D09" w:rsidRDefault="009A6D09" w:rsidP="00751BF4">
      <w:pPr>
        <w:spacing w:after="0" w:line="240" w:lineRule="auto"/>
        <w:rPr>
          <w:rStyle w:val="styleRad"/>
        </w:rPr>
      </w:pPr>
    </w:p>
    <w:p w:rsidR="00751BF4" w:rsidRPr="007F3C3F" w:rsidRDefault="007F3C3F" w:rsidP="007F3C3F">
      <w:pPr>
        <w:rPr>
          <w:rStyle w:val="styleRad"/>
          <w:rFonts w:asciiTheme="minorHAnsi" w:eastAsiaTheme="minorHAnsi" w:hAnsiTheme="minorHAnsi" w:cstheme="minorBidi"/>
          <w:b/>
          <w:color w:val="auto"/>
          <w:sz w:val="22"/>
          <w:szCs w:val="22"/>
          <w:shd w:val="clear" w:color="auto" w:fill="auto"/>
        </w:rPr>
      </w:pPr>
      <w:r>
        <w:rPr>
          <w:b/>
        </w:rPr>
        <w:t>Encroutements calcaires de dunes fossiles</w:t>
      </w:r>
      <w:r w:rsidRPr="00332356">
        <w:rPr>
          <w:b/>
        </w:rPr>
        <w:t xml:space="preserve"> </w:t>
      </w:r>
      <w:r>
        <w:rPr>
          <w:b/>
        </w:rPr>
        <w:t>plus ou moins abritée</w:t>
      </w:r>
      <w:r w:rsidRPr="00332356">
        <w:rPr>
          <w:b/>
        </w:rPr>
        <w:t>s du piétinement</w:t>
      </w:r>
      <w:r>
        <w:rPr>
          <w:b/>
        </w:rPr>
        <w:t> :</w:t>
      </w:r>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Look w:val="04A0"/>
      </w:tblPr>
      <w:tblGrid>
        <w:gridCol w:w="2875"/>
        <w:gridCol w:w="2835"/>
        <w:gridCol w:w="3119"/>
      </w:tblGrid>
      <w:tr w:rsidR="007F3C3F" w:rsidTr="007F3C3F">
        <w:tc>
          <w:tcPr>
            <w:tcW w:w="2875" w:type="dxa"/>
            <w:shd w:val="clear" w:color="auto" w:fill="EDEDED"/>
          </w:tcPr>
          <w:p w:rsidR="007F3C3F" w:rsidRPr="005C0D3B" w:rsidRDefault="007F3C3F" w:rsidP="005C0D3B">
            <w:pPr>
              <w:spacing w:after="0" w:line="240" w:lineRule="auto"/>
              <w:jc w:val="center"/>
              <w:rPr>
                <w:sz w:val="20"/>
                <w:szCs w:val="20"/>
              </w:rPr>
            </w:pPr>
            <w:r w:rsidRPr="005C0D3B">
              <w:rPr>
                <w:b/>
                <w:sz w:val="20"/>
                <w:szCs w:val="20"/>
              </w:rPr>
              <w:t>Nom scientifique</w:t>
            </w:r>
          </w:p>
        </w:tc>
        <w:tc>
          <w:tcPr>
            <w:tcW w:w="2835" w:type="dxa"/>
            <w:shd w:val="clear" w:color="auto" w:fill="EDEDED"/>
          </w:tcPr>
          <w:p w:rsidR="007F3C3F" w:rsidRPr="005C0D3B" w:rsidRDefault="007F3C3F" w:rsidP="005C0D3B">
            <w:pPr>
              <w:spacing w:after="0" w:line="240" w:lineRule="auto"/>
              <w:jc w:val="center"/>
              <w:rPr>
                <w:sz w:val="20"/>
                <w:szCs w:val="20"/>
              </w:rPr>
            </w:pPr>
            <w:r w:rsidRPr="005C0D3B">
              <w:rPr>
                <w:b/>
                <w:sz w:val="20"/>
                <w:szCs w:val="20"/>
              </w:rPr>
              <w:t>Nom commun</w:t>
            </w:r>
          </w:p>
        </w:tc>
        <w:tc>
          <w:tcPr>
            <w:tcW w:w="3119" w:type="dxa"/>
            <w:shd w:val="clear" w:color="auto" w:fill="EDEDED"/>
          </w:tcPr>
          <w:p w:rsidR="007F3C3F" w:rsidRPr="005C0D3B" w:rsidRDefault="000F1413" w:rsidP="000F1413">
            <w:pPr>
              <w:spacing w:after="0" w:line="240" w:lineRule="auto"/>
              <w:jc w:val="center"/>
              <w:rPr>
                <w:sz w:val="20"/>
                <w:szCs w:val="20"/>
              </w:rPr>
            </w:pPr>
            <w:r w:rsidRPr="005C0D3B">
              <w:rPr>
                <w:b/>
                <w:sz w:val="20"/>
                <w:szCs w:val="20"/>
              </w:rPr>
              <w:t>Abondance</w:t>
            </w:r>
          </w:p>
        </w:tc>
      </w:tr>
      <w:tr w:rsidR="007F3C3F" w:rsidTr="007F3C3F">
        <w:trPr>
          <w:trHeight w:val="200"/>
        </w:trPr>
        <w:tc>
          <w:tcPr>
            <w:tcW w:w="2875" w:type="dxa"/>
          </w:tcPr>
          <w:p w:rsidR="007F3C3F" w:rsidRPr="006E2116" w:rsidRDefault="007F3C3F" w:rsidP="00320524">
            <w:pPr>
              <w:rPr>
                <w:i/>
                <w:iCs/>
              </w:rPr>
            </w:pPr>
            <w:r w:rsidRPr="006E2116">
              <w:rPr>
                <w:i/>
                <w:iCs/>
              </w:rPr>
              <w:t>Acis  autumnale</w:t>
            </w:r>
          </w:p>
        </w:tc>
        <w:tc>
          <w:tcPr>
            <w:tcW w:w="2835" w:type="dxa"/>
          </w:tcPr>
          <w:p w:rsidR="007F3C3F" w:rsidRDefault="007F3C3F" w:rsidP="00320524">
            <w:r>
              <w:t>Nivéole d’automne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Narcissus broussonetii</w:t>
            </w:r>
          </w:p>
        </w:tc>
        <w:tc>
          <w:tcPr>
            <w:tcW w:w="2835" w:type="dxa"/>
          </w:tcPr>
          <w:p w:rsidR="007F3C3F" w:rsidRDefault="007F3C3F" w:rsidP="00320524">
            <w:r>
              <w:t>Narcisse de Broussonet</w:t>
            </w:r>
          </w:p>
        </w:tc>
        <w:tc>
          <w:tcPr>
            <w:tcW w:w="3119" w:type="dxa"/>
          </w:tcPr>
          <w:p w:rsidR="007F3C3F" w:rsidRDefault="007F3C3F" w:rsidP="005C0D3B">
            <w:r>
              <w:t>Rare dans la région</w:t>
            </w:r>
          </w:p>
        </w:tc>
      </w:tr>
      <w:tr w:rsidR="007F3C3F" w:rsidTr="007F3C3F">
        <w:trPr>
          <w:trHeight w:val="200"/>
        </w:trPr>
        <w:tc>
          <w:tcPr>
            <w:tcW w:w="2875" w:type="dxa"/>
          </w:tcPr>
          <w:p w:rsidR="007F3C3F" w:rsidRPr="006E2116" w:rsidRDefault="007F3C3F" w:rsidP="00320524">
            <w:pPr>
              <w:rPr>
                <w:i/>
                <w:iCs/>
              </w:rPr>
            </w:pPr>
            <w:r w:rsidRPr="006E2116">
              <w:rPr>
                <w:i/>
                <w:iCs/>
              </w:rPr>
              <w:t>Narcissus serotinus</w:t>
            </w:r>
          </w:p>
        </w:tc>
        <w:tc>
          <w:tcPr>
            <w:tcW w:w="2835" w:type="dxa"/>
          </w:tcPr>
          <w:p w:rsidR="007F3C3F" w:rsidRDefault="007F3C3F" w:rsidP="00320524">
            <w:r>
              <w:t>Narcisse d’automne</w:t>
            </w:r>
          </w:p>
        </w:tc>
        <w:tc>
          <w:tcPr>
            <w:tcW w:w="3119" w:type="dxa"/>
          </w:tcPr>
          <w:p w:rsidR="007F3C3F" w:rsidRDefault="007F3C3F" w:rsidP="005C0D3B">
            <w:r>
              <w:t>Rare dans la région</w:t>
            </w:r>
          </w:p>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 xml:space="preserve">Searsia (Rhus) tripartita </w:t>
            </w:r>
          </w:p>
        </w:tc>
        <w:tc>
          <w:tcPr>
            <w:tcW w:w="2835" w:type="dxa"/>
          </w:tcPr>
          <w:p w:rsidR="007F3C3F" w:rsidRDefault="007F3C3F" w:rsidP="00320524">
            <w:r>
              <w:t>Sumac à 3 feuilles</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Ruscus hypophyllum</w:t>
            </w:r>
          </w:p>
        </w:tc>
        <w:tc>
          <w:tcPr>
            <w:tcW w:w="2835" w:type="dxa"/>
          </w:tcPr>
          <w:p w:rsidR="007F3C3F" w:rsidRDefault="007F3C3F" w:rsidP="00320524">
            <w:r>
              <w:t>Laurier d’Alexandrie</w:t>
            </w:r>
          </w:p>
        </w:tc>
        <w:tc>
          <w:tcPr>
            <w:tcW w:w="3119" w:type="dxa"/>
          </w:tcPr>
          <w:p w:rsidR="007F3C3F" w:rsidRDefault="007F3C3F" w:rsidP="005C0D3B">
            <w:r>
              <w:t>Très localisé sur une seule station</w:t>
            </w:r>
          </w:p>
        </w:tc>
      </w:tr>
      <w:tr w:rsidR="007F3C3F" w:rsidTr="007F3C3F">
        <w:trPr>
          <w:trHeight w:val="200"/>
        </w:trPr>
        <w:tc>
          <w:tcPr>
            <w:tcW w:w="2875" w:type="dxa"/>
          </w:tcPr>
          <w:p w:rsidR="007F3C3F" w:rsidRPr="006E2116" w:rsidRDefault="007F3C3F" w:rsidP="00320524">
            <w:pPr>
              <w:rPr>
                <w:i/>
                <w:iCs/>
              </w:rPr>
            </w:pPr>
            <w:r w:rsidRPr="006E2116">
              <w:rPr>
                <w:i/>
                <w:iCs/>
              </w:rPr>
              <w:t>Asphodelus microcarpus</w:t>
            </w:r>
          </w:p>
        </w:tc>
        <w:tc>
          <w:tcPr>
            <w:tcW w:w="2835" w:type="dxa"/>
          </w:tcPr>
          <w:p w:rsidR="007F3C3F" w:rsidRDefault="007F3C3F" w:rsidP="00320524">
            <w:r>
              <w:t>Grande asphodèle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Phagnalum calycinum</w:t>
            </w:r>
          </w:p>
        </w:tc>
        <w:tc>
          <w:tcPr>
            <w:tcW w:w="2835" w:type="dxa"/>
          </w:tcPr>
          <w:p w:rsidR="007F3C3F" w:rsidRDefault="007F3C3F" w:rsidP="00320524">
            <w:r>
              <w:t>Phagnalon à collerette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Calandula arvensis</w:t>
            </w:r>
          </w:p>
        </w:tc>
        <w:tc>
          <w:tcPr>
            <w:tcW w:w="2835" w:type="dxa"/>
          </w:tcPr>
          <w:p w:rsidR="007F3C3F" w:rsidRDefault="007F3C3F" w:rsidP="00320524">
            <w:r>
              <w:t>Souci</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Echinops strigos</w:t>
            </w:r>
          </w:p>
        </w:tc>
        <w:tc>
          <w:tcPr>
            <w:tcW w:w="2835" w:type="dxa"/>
          </w:tcPr>
          <w:p w:rsidR="007F3C3F" w:rsidRDefault="007F3C3F" w:rsidP="00320524">
            <w:r>
              <w:t>Boule d’azur</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Paronychia argentea</w:t>
            </w:r>
          </w:p>
        </w:tc>
        <w:tc>
          <w:tcPr>
            <w:tcW w:w="2835" w:type="dxa"/>
          </w:tcPr>
          <w:p w:rsidR="007F3C3F" w:rsidRDefault="007F3C3F" w:rsidP="00320524">
            <w:r>
              <w:t>Paronyque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 xml:space="preserve">Spergularia </w:t>
            </w:r>
          </w:p>
        </w:tc>
        <w:tc>
          <w:tcPr>
            <w:tcW w:w="2835" w:type="dxa"/>
          </w:tcPr>
          <w:p w:rsidR="007F3C3F" w:rsidRDefault="007F3C3F" w:rsidP="00320524">
            <w:r>
              <w:t>spergulaire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Silene vulgaris</w:t>
            </w:r>
          </w:p>
        </w:tc>
        <w:tc>
          <w:tcPr>
            <w:tcW w:w="2835" w:type="dxa"/>
          </w:tcPr>
          <w:p w:rsidR="007F3C3F" w:rsidRDefault="007F3C3F" w:rsidP="00320524">
            <w:r>
              <w:t>Cucubale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Convolvulus siculus</w:t>
            </w:r>
          </w:p>
        </w:tc>
        <w:tc>
          <w:tcPr>
            <w:tcW w:w="2835" w:type="dxa"/>
          </w:tcPr>
          <w:p w:rsidR="007F3C3F" w:rsidRDefault="007F3C3F" w:rsidP="00320524">
            <w:r>
              <w:t>Liseron bleuté</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lastRenderedPageBreak/>
              <w:t>Umbilicus horizontalis</w:t>
            </w:r>
          </w:p>
        </w:tc>
        <w:tc>
          <w:tcPr>
            <w:tcW w:w="2835" w:type="dxa"/>
          </w:tcPr>
          <w:p w:rsidR="007F3C3F" w:rsidRDefault="007F3C3F" w:rsidP="00320524">
            <w:r>
              <w:t>Nombril de Venus</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Lobularia maritima</w:t>
            </w:r>
          </w:p>
        </w:tc>
        <w:tc>
          <w:tcPr>
            <w:tcW w:w="2835" w:type="dxa"/>
          </w:tcPr>
          <w:p w:rsidR="007F3C3F" w:rsidRDefault="007F3C3F" w:rsidP="00320524">
            <w:r>
              <w:t>Alysse argentée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Sisalix atropurpurea</w:t>
            </w:r>
          </w:p>
        </w:tc>
        <w:tc>
          <w:tcPr>
            <w:tcW w:w="2835" w:type="dxa"/>
          </w:tcPr>
          <w:p w:rsidR="007F3C3F" w:rsidRDefault="007F3C3F" w:rsidP="00320524">
            <w:r>
              <w:t>Scabieuse maritime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 xml:space="preserve"> Erodium ciconium</w:t>
            </w:r>
          </w:p>
        </w:tc>
        <w:tc>
          <w:tcPr>
            <w:tcW w:w="2835" w:type="dxa"/>
          </w:tcPr>
          <w:p w:rsidR="007F3C3F" w:rsidRDefault="007F3C3F" w:rsidP="00320524">
            <w:r>
              <w:t>Géranium</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Hypericum  tomentosum</w:t>
            </w:r>
          </w:p>
        </w:tc>
        <w:tc>
          <w:tcPr>
            <w:tcW w:w="2835" w:type="dxa"/>
          </w:tcPr>
          <w:p w:rsidR="007F3C3F" w:rsidRDefault="007F3C3F" w:rsidP="00320524">
            <w:r>
              <w:t>Millepertuis tomenteux</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spacing w:line="240" w:lineRule="auto"/>
              <w:rPr>
                <w:i/>
                <w:iCs/>
              </w:rPr>
            </w:pPr>
            <w:r w:rsidRPr="006E2116">
              <w:rPr>
                <w:i/>
                <w:iCs/>
              </w:rPr>
              <w:t>Gladiolus communis</w:t>
            </w:r>
          </w:p>
        </w:tc>
        <w:tc>
          <w:tcPr>
            <w:tcW w:w="2835" w:type="dxa"/>
          </w:tcPr>
          <w:p w:rsidR="007F3C3F" w:rsidRDefault="007F3C3F" w:rsidP="00320524">
            <w:pPr>
              <w:spacing w:line="240" w:lineRule="auto"/>
            </w:pPr>
            <w:r>
              <w:t xml:space="preserve">Glaïeul </w:t>
            </w:r>
          </w:p>
        </w:tc>
        <w:tc>
          <w:tcPr>
            <w:tcW w:w="3119" w:type="dxa"/>
          </w:tcPr>
          <w:p w:rsidR="007F3C3F" w:rsidRDefault="007F3C3F" w:rsidP="005C0D3B">
            <w:pPr>
              <w:spacing w:line="240" w:lineRule="auto"/>
            </w:pPr>
            <w:r>
              <w:t>Très localisé sur une toute petite surface</w:t>
            </w:r>
          </w:p>
        </w:tc>
      </w:tr>
      <w:tr w:rsidR="007F3C3F" w:rsidTr="007F3C3F">
        <w:trPr>
          <w:trHeight w:val="200"/>
        </w:trPr>
        <w:tc>
          <w:tcPr>
            <w:tcW w:w="2875" w:type="dxa"/>
          </w:tcPr>
          <w:p w:rsidR="007F3C3F" w:rsidRPr="006E2116" w:rsidRDefault="007F3C3F" w:rsidP="00320524">
            <w:pPr>
              <w:rPr>
                <w:i/>
                <w:iCs/>
              </w:rPr>
            </w:pPr>
            <w:r w:rsidRPr="006E2116">
              <w:rPr>
                <w:i/>
                <w:iCs/>
              </w:rPr>
              <w:t>Prasium majus</w:t>
            </w:r>
          </w:p>
        </w:tc>
        <w:tc>
          <w:tcPr>
            <w:tcW w:w="2835" w:type="dxa"/>
          </w:tcPr>
          <w:p w:rsidR="007F3C3F" w:rsidRDefault="007F3C3F" w:rsidP="00320524">
            <w:r>
              <w:t>Oreille d’agneau</w:t>
            </w:r>
          </w:p>
        </w:tc>
        <w:tc>
          <w:tcPr>
            <w:tcW w:w="3119" w:type="dxa"/>
          </w:tcPr>
          <w:p w:rsidR="007F3C3F" w:rsidRDefault="007F3C3F" w:rsidP="005C0D3B">
            <w:r>
              <w:t>Rare dans la région</w:t>
            </w:r>
          </w:p>
        </w:tc>
      </w:tr>
      <w:tr w:rsidR="007F3C3F" w:rsidTr="007F3C3F">
        <w:trPr>
          <w:trHeight w:val="200"/>
        </w:trPr>
        <w:tc>
          <w:tcPr>
            <w:tcW w:w="2875" w:type="dxa"/>
          </w:tcPr>
          <w:p w:rsidR="007F3C3F" w:rsidRPr="006E2116" w:rsidRDefault="007F3C3F" w:rsidP="00320524">
            <w:pPr>
              <w:rPr>
                <w:i/>
                <w:iCs/>
              </w:rPr>
            </w:pPr>
            <w:r w:rsidRPr="006E2116">
              <w:rPr>
                <w:i/>
                <w:iCs/>
              </w:rPr>
              <w:t>Lavandula coronopifolia</w:t>
            </w:r>
          </w:p>
        </w:tc>
        <w:tc>
          <w:tcPr>
            <w:tcW w:w="2835" w:type="dxa"/>
          </w:tcPr>
          <w:p w:rsidR="007F3C3F" w:rsidRDefault="007F3C3F" w:rsidP="00320524">
            <w:r>
              <w:t>Lavande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Dipcadi serotinum</w:t>
            </w:r>
          </w:p>
        </w:tc>
        <w:tc>
          <w:tcPr>
            <w:tcW w:w="2835" w:type="dxa"/>
          </w:tcPr>
          <w:p w:rsidR="007F3C3F" w:rsidRDefault="007F3C3F" w:rsidP="00320524">
            <w:r>
              <w:t>Dipcadi tardif</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Chamaecytisus mollis</w:t>
            </w:r>
          </w:p>
        </w:tc>
        <w:tc>
          <w:tcPr>
            <w:tcW w:w="2835" w:type="dxa"/>
          </w:tcPr>
          <w:p w:rsidR="007F3C3F" w:rsidRDefault="007F3C3F" w:rsidP="00320524">
            <w:r>
              <w:t>Chamécytise blanc</w:t>
            </w:r>
          </w:p>
        </w:tc>
        <w:tc>
          <w:tcPr>
            <w:tcW w:w="3119" w:type="dxa"/>
          </w:tcPr>
          <w:p w:rsidR="007F3C3F" w:rsidRDefault="007F3C3F" w:rsidP="005C0D3B">
            <w:r>
              <w:t>Très localisé</w:t>
            </w:r>
          </w:p>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Trifolium  fragiferum</w:t>
            </w:r>
          </w:p>
        </w:tc>
        <w:tc>
          <w:tcPr>
            <w:tcW w:w="2835" w:type="dxa"/>
          </w:tcPr>
          <w:p w:rsidR="007F3C3F" w:rsidRDefault="007F3C3F" w:rsidP="00320524">
            <w:r>
              <w:t>Trèfle aux pompons</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Tetragonolobus purpureus</w:t>
            </w:r>
          </w:p>
        </w:tc>
        <w:tc>
          <w:tcPr>
            <w:tcW w:w="2835" w:type="dxa"/>
          </w:tcPr>
          <w:p w:rsidR="007F3C3F" w:rsidRDefault="007F3C3F" w:rsidP="00320524">
            <w:r>
              <w:t>Trèfle pourpre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 w:val="center" w:pos="766"/>
              </w:tabs>
              <w:rPr>
                <w:i/>
                <w:iCs/>
              </w:rPr>
            </w:pPr>
            <w:r>
              <w:rPr>
                <w:i/>
                <w:iCs/>
              </w:rPr>
              <w:t>Fi</w:t>
            </w:r>
            <w:r w:rsidRPr="006E2116">
              <w:rPr>
                <w:i/>
                <w:iCs/>
              </w:rPr>
              <w:t>cus carica</w:t>
            </w:r>
          </w:p>
        </w:tc>
        <w:tc>
          <w:tcPr>
            <w:tcW w:w="2835" w:type="dxa"/>
          </w:tcPr>
          <w:p w:rsidR="007F3C3F" w:rsidRDefault="007F3C3F" w:rsidP="00320524">
            <w:r>
              <w:t xml:space="preserve">Figuier </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Limodorum abortivum</w:t>
            </w:r>
          </w:p>
        </w:tc>
        <w:tc>
          <w:tcPr>
            <w:tcW w:w="2835" w:type="dxa"/>
          </w:tcPr>
          <w:p w:rsidR="007F3C3F" w:rsidRDefault="007F3C3F" w:rsidP="00320524">
            <w:r>
              <w:t>Orchidée contragestive</w:t>
            </w:r>
          </w:p>
        </w:tc>
        <w:tc>
          <w:tcPr>
            <w:tcW w:w="3119" w:type="dxa"/>
          </w:tcPr>
          <w:p w:rsidR="007F3C3F" w:rsidRDefault="007F3C3F" w:rsidP="005C0D3B">
            <w:r>
              <w:t>Très localisé</w:t>
            </w:r>
          </w:p>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Limonium sinuatum </w:t>
            </w:r>
          </w:p>
        </w:tc>
        <w:tc>
          <w:tcPr>
            <w:tcW w:w="2835" w:type="dxa"/>
          </w:tcPr>
          <w:p w:rsidR="007F3C3F" w:rsidRDefault="007F3C3F" w:rsidP="00320524">
            <w:r>
              <w:t>Statice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Plumbago europea</w:t>
            </w:r>
          </w:p>
        </w:tc>
        <w:tc>
          <w:tcPr>
            <w:tcW w:w="2835" w:type="dxa"/>
          </w:tcPr>
          <w:p w:rsidR="007F3C3F" w:rsidRDefault="007F3C3F" w:rsidP="00320524">
            <w:r>
              <w:t>Plombago européen</w:t>
            </w:r>
          </w:p>
        </w:tc>
        <w:tc>
          <w:tcPr>
            <w:tcW w:w="3119" w:type="dxa"/>
          </w:tcPr>
          <w:p w:rsidR="007F3C3F" w:rsidRDefault="007F3C3F" w:rsidP="005C0D3B">
            <w:r>
              <w:t>Rare dans la région</w:t>
            </w:r>
          </w:p>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Adiantum capillus veneris</w:t>
            </w:r>
          </w:p>
        </w:tc>
        <w:tc>
          <w:tcPr>
            <w:tcW w:w="2835" w:type="dxa"/>
          </w:tcPr>
          <w:p w:rsidR="007F3C3F" w:rsidRDefault="007F3C3F" w:rsidP="00320524">
            <w:r>
              <w:t>Cheveux de Vénus</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Anagalis arvenvis</w:t>
            </w:r>
          </w:p>
        </w:tc>
        <w:tc>
          <w:tcPr>
            <w:tcW w:w="2835" w:type="dxa"/>
          </w:tcPr>
          <w:p w:rsidR="007F3C3F" w:rsidRDefault="007F3C3F" w:rsidP="00320524">
            <w:r>
              <w:t>Mouron des oiseaux</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Ranunculus bullatus</w:t>
            </w:r>
          </w:p>
        </w:tc>
        <w:tc>
          <w:tcPr>
            <w:tcW w:w="2835" w:type="dxa"/>
          </w:tcPr>
          <w:p w:rsidR="007F3C3F" w:rsidRDefault="007F3C3F" w:rsidP="00320524">
            <w:r>
              <w:t>Renoncule à boutons</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rPr>
                <w:i/>
                <w:iCs/>
              </w:rPr>
            </w:pPr>
            <w:r w:rsidRPr="006E2116">
              <w:rPr>
                <w:i/>
                <w:iCs/>
              </w:rPr>
              <w:t>Scrophularia sambuscifolia</w:t>
            </w:r>
          </w:p>
        </w:tc>
        <w:tc>
          <w:tcPr>
            <w:tcW w:w="2835" w:type="dxa"/>
          </w:tcPr>
          <w:p w:rsidR="007F3C3F" w:rsidRDefault="007F3C3F" w:rsidP="00320524">
            <w:r>
              <w:t>Scrophulaire</w:t>
            </w:r>
          </w:p>
        </w:tc>
        <w:tc>
          <w:tcPr>
            <w:tcW w:w="3119" w:type="dxa"/>
          </w:tcPr>
          <w:p w:rsidR="007F3C3F" w:rsidRDefault="007F3C3F" w:rsidP="005C0D3B">
            <w:r>
              <w:t>Rare dans la région</w:t>
            </w:r>
          </w:p>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Withania somnifera</w:t>
            </w:r>
          </w:p>
        </w:tc>
        <w:tc>
          <w:tcPr>
            <w:tcW w:w="2835" w:type="dxa"/>
          </w:tcPr>
          <w:p w:rsidR="007F3C3F" w:rsidRDefault="007F3C3F" w:rsidP="00320524">
            <w:r>
              <w:t>Withania somnifère</w:t>
            </w:r>
          </w:p>
        </w:tc>
        <w:tc>
          <w:tcPr>
            <w:tcW w:w="3119" w:type="dxa"/>
          </w:tcPr>
          <w:p w:rsidR="007F3C3F" w:rsidRDefault="007F3C3F" w:rsidP="005C0D3B"/>
        </w:tc>
      </w:tr>
      <w:tr w:rsidR="007F3C3F" w:rsidTr="007F3C3F">
        <w:trPr>
          <w:trHeight w:val="200"/>
        </w:trPr>
        <w:tc>
          <w:tcPr>
            <w:tcW w:w="2875" w:type="dxa"/>
          </w:tcPr>
          <w:p w:rsidR="007F3C3F" w:rsidRPr="006E2116" w:rsidRDefault="007F3C3F" w:rsidP="00320524">
            <w:pPr>
              <w:tabs>
                <w:tab w:val="left" w:pos="553"/>
              </w:tabs>
              <w:rPr>
                <w:i/>
                <w:iCs/>
              </w:rPr>
            </w:pPr>
            <w:r w:rsidRPr="006E2116">
              <w:rPr>
                <w:i/>
                <w:iCs/>
              </w:rPr>
              <w:t>Fedia pallescens</w:t>
            </w:r>
          </w:p>
        </w:tc>
        <w:tc>
          <w:tcPr>
            <w:tcW w:w="2835" w:type="dxa"/>
          </w:tcPr>
          <w:p w:rsidR="007F3C3F" w:rsidRDefault="007F3C3F" w:rsidP="00320524">
            <w:r>
              <w:t>Fédia</w:t>
            </w:r>
          </w:p>
        </w:tc>
        <w:tc>
          <w:tcPr>
            <w:tcW w:w="3119" w:type="dxa"/>
          </w:tcPr>
          <w:p w:rsidR="007F3C3F" w:rsidRDefault="007F3C3F" w:rsidP="005C0D3B">
            <w:r>
              <w:t>Rare dans la région</w:t>
            </w:r>
          </w:p>
        </w:tc>
      </w:tr>
      <w:tr w:rsidR="007F3C3F" w:rsidTr="007F3C3F">
        <w:trPr>
          <w:trHeight w:val="200"/>
        </w:trPr>
        <w:tc>
          <w:tcPr>
            <w:tcW w:w="2875" w:type="dxa"/>
          </w:tcPr>
          <w:p w:rsidR="007F3C3F" w:rsidRPr="006E2116" w:rsidRDefault="007F3C3F" w:rsidP="00320524">
            <w:pPr>
              <w:rPr>
                <w:i/>
                <w:iCs/>
              </w:rPr>
            </w:pPr>
            <w:r w:rsidRPr="006E2116">
              <w:rPr>
                <w:i/>
                <w:iCs/>
              </w:rPr>
              <w:lastRenderedPageBreak/>
              <w:t>Fagonia cretica</w:t>
            </w:r>
          </w:p>
        </w:tc>
        <w:tc>
          <w:tcPr>
            <w:tcW w:w="2835" w:type="dxa"/>
          </w:tcPr>
          <w:p w:rsidR="007F3C3F" w:rsidRDefault="007F3C3F" w:rsidP="00320524">
            <w:r>
              <w:t>Fagonia de crète</w:t>
            </w:r>
          </w:p>
        </w:tc>
        <w:tc>
          <w:tcPr>
            <w:tcW w:w="3119" w:type="dxa"/>
          </w:tcPr>
          <w:p w:rsidR="007F3C3F" w:rsidRDefault="007F3C3F" w:rsidP="005C0D3B"/>
        </w:tc>
      </w:tr>
    </w:tbl>
    <w:p w:rsidR="00751BF4" w:rsidRDefault="00751BF4" w:rsidP="00751BF4"/>
    <w:p w:rsidR="0089248B" w:rsidRPr="00E25D22" w:rsidRDefault="0089248B" w:rsidP="0089248B">
      <w:r>
        <w:t>Relevés réalisés par Pascal DUPUIS, ancien maitre-assistant au laboratoire d’écologie végétale et botanique de la faculté des sciences d’Agadir.</w:t>
      </w:r>
    </w:p>
    <w:p w:rsidR="0089248B" w:rsidRDefault="0089248B" w:rsidP="00751BF4"/>
    <w:p w:rsidR="00751BF4" w:rsidRDefault="00751BF4" w:rsidP="00751BF4"/>
    <w:p w:rsidR="005C0D3B" w:rsidRPr="008946B1" w:rsidRDefault="00751BF4" w:rsidP="00751BF4">
      <w:pPr>
        <w:rPr>
          <w:b/>
          <w:bCs/>
          <w:sz w:val="28"/>
          <w:szCs w:val="28"/>
        </w:rPr>
      </w:pPr>
      <w:r w:rsidRPr="008946B1">
        <w:rPr>
          <w:b/>
          <w:bCs/>
          <w:sz w:val="28"/>
          <w:szCs w:val="28"/>
        </w:rPr>
        <w:t>Annexe 2 </w:t>
      </w:r>
      <w:proofErr w:type="gramStart"/>
      <w:r w:rsidRPr="008946B1">
        <w:rPr>
          <w:b/>
          <w:bCs/>
          <w:sz w:val="28"/>
          <w:szCs w:val="28"/>
        </w:rPr>
        <w:t>:</w:t>
      </w:r>
      <w:r w:rsidR="005C0D3B" w:rsidRPr="008946B1">
        <w:rPr>
          <w:b/>
          <w:bCs/>
          <w:sz w:val="28"/>
          <w:szCs w:val="28"/>
        </w:rPr>
        <w:t>Liste</w:t>
      </w:r>
      <w:proofErr w:type="gramEnd"/>
      <w:r w:rsidR="005C0D3B" w:rsidRPr="008946B1">
        <w:rPr>
          <w:b/>
          <w:bCs/>
          <w:sz w:val="28"/>
          <w:szCs w:val="28"/>
        </w:rPr>
        <w:t xml:space="preserve"> des espèces d’arthropodes rencontrées sur le site de la Daya de Dar Bouazza :</w:t>
      </w:r>
    </w:p>
    <w:p w:rsidR="008946B1" w:rsidRPr="005C0D3B" w:rsidRDefault="008946B1" w:rsidP="00751BF4">
      <w:pPr>
        <w:rPr>
          <w:b/>
          <w:bCs/>
        </w:rPr>
      </w:pPr>
      <w:r>
        <w:rPr>
          <w:b/>
          <w:bCs/>
        </w:rPr>
        <w:t>183 espèces recensées sur le site :</w:t>
      </w:r>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Layout w:type="fixed"/>
        <w:tblCellMar>
          <w:top w:w="40" w:type="dxa"/>
          <w:left w:w="40" w:type="dxa"/>
          <w:bottom w:w="40" w:type="dxa"/>
          <w:right w:w="40" w:type="dxa"/>
        </w:tblCellMar>
        <w:tblLook w:val="04A0"/>
      </w:tblPr>
      <w:tblGrid>
        <w:gridCol w:w="2875"/>
        <w:gridCol w:w="2835"/>
        <w:gridCol w:w="3119"/>
      </w:tblGrid>
      <w:tr w:rsidR="005C0D3B" w:rsidTr="00BB5283">
        <w:trPr>
          <w:trHeight w:val="509"/>
        </w:trPr>
        <w:tc>
          <w:tcPr>
            <w:tcW w:w="2875" w:type="dxa"/>
            <w:vMerge w:val="restart"/>
            <w:shd w:val="clear" w:color="auto" w:fill="EDEDED"/>
            <w:vAlign w:val="center"/>
          </w:tcPr>
          <w:p w:rsidR="005C0D3B" w:rsidRPr="00460FE1" w:rsidRDefault="00460FE1" w:rsidP="008F2438">
            <w:pPr>
              <w:pStyle w:val="Sansinterligne"/>
              <w:jc w:val="center"/>
              <w:rPr>
                <w:b/>
                <w:bCs/>
                <w:sz w:val="28"/>
                <w:szCs w:val="28"/>
                <w:vertAlign w:val="superscript"/>
              </w:rPr>
            </w:pPr>
            <w:r>
              <w:rPr>
                <w:b/>
                <w:bCs/>
                <w:sz w:val="28"/>
                <w:szCs w:val="28"/>
                <w:vertAlign w:val="superscript"/>
              </w:rPr>
              <w:t>Nom</w:t>
            </w:r>
            <w:r w:rsidRPr="00460FE1">
              <w:rPr>
                <w:b/>
                <w:bCs/>
                <w:sz w:val="28"/>
                <w:szCs w:val="28"/>
                <w:vertAlign w:val="superscript"/>
              </w:rPr>
              <w:t xml:space="preserve"> scientifique</w:t>
            </w:r>
          </w:p>
        </w:tc>
        <w:tc>
          <w:tcPr>
            <w:tcW w:w="2835" w:type="dxa"/>
            <w:vMerge w:val="restart"/>
            <w:shd w:val="clear" w:color="auto" w:fill="EDEDED"/>
            <w:vAlign w:val="center"/>
          </w:tcPr>
          <w:p w:rsidR="005C0D3B" w:rsidRPr="005C0D3B" w:rsidRDefault="005C0D3B" w:rsidP="008F2438">
            <w:pPr>
              <w:spacing w:after="0" w:line="240" w:lineRule="auto"/>
              <w:jc w:val="center"/>
              <w:rPr>
                <w:sz w:val="18"/>
                <w:szCs w:val="18"/>
              </w:rPr>
            </w:pPr>
            <w:r w:rsidRPr="005C0D3B">
              <w:rPr>
                <w:b/>
                <w:sz w:val="18"/>
                <w:szCs w:val="18"/>
              </w:rPr>
              <w:t>Nom commun</w:t>
            </w:r>
          </w:p>
        </w:tc>
        <w:tc>
          <w:tcPr>
            <w:tcW w:w="3119" w:type="dxa"/>
            <w:vMerge w:val="restart"/>
            <w:shd w:val="clear" w:color="auto" w:fill="EDEDED"/>
            <w:vAlign w:val="center"/>
          </w:tcPr>
          <w:p w:rsidR="005C0D3B" w:rsidRPr="005C0D3B" w:rsidRDefault="00460FE1" w:rsidP="008F2438">
            <w:pPr>
              <w:spacing w:after="0" w:line="240" w:lineRule="auto"/>
              <w:jc w:val="center"/>
              <w:rPr>
                <w:sz w:val="18"/>
                <w:szCs w:val="18"/>
              </w:rPr>
            </w:pPr>
            <w:r>
              <w:rPr>
                <w:b/>
                <w:sz w:val="18"/>
                <w:szCs w:val="18"/>
              </w:rPr>
              <w:t>Abondance / statut</w:t>
            </w:r>
            <w:r w:rsidR="00BB5283">
              <w:rPr>
                <w:b/>
                <w:sz w:val="18"/>
                <w:szCs w:val="18"/>
              </w:rPr>
              <w:t xml:space="preserve"> / éléments d’écologie</w:t>
            </w:r>
          </w:p>
        </w:tc>
      </w:tr>
      <w:tr w:rsidR="005C0D3B" w:rsidTr="00BB5283">
        <w:trPr>
          <w:trHeight w:val="453"/>
        </w:trPr>
        <w:tc>
          <w:tcPr>
            <w:tcW w:w="2875" w:type="dxa"/>
            <w:vMerge/>
          </w:tcPr>
          <w:p w:rsidR="005C0D3B" w:rsidRPr="00C36476" w:rsidRDefault="005C0D3B" w:rsidP="005C0D3B">
            <w:pPr>
              <w:rPr>
                <w:sz w:val="18"/>
                <w:szCs w:val="18"/>
                <w:vertAlign w:val="superscript"/>
              </w:rPr>
            </w:pPr>
          </w:p>
        </w:tc>
        <w:tc>
          <w:tcPr>
            <w:tcW w:w="2835" w:type="dxa"/>
            <w:vMerge/>
          </w:tcPr>
          <w:p w:rsidR="005C0D3B" w:rsidRPr="00E274CA" w:rsidRDefault="005C0D3B" w:rsidP="005C0D3B">
            <w:pPr>
              <w:rPr>
                <w:sz w:val="18"/>
                <w:szCs w:val="18"/>
              </w:rPr>
            </w:pPr>
          </w:p>
        </w:tc>
        <w:tc>
          <w:tcPr>
            <w:tcW w:w="3119" w:type="dxa"/>
            <w:vMerge/>
          </w:tcPr>
          <w:p w:rsidR="005C0D3B" w:rsidRDefault="005C0D3B" w:rsidP="005C0D3B"/>
        </w:tc>
      </w:tr>
      <w:tr w:rsidR="005C0D3B" w:rsidRPr="002C0481" w:rsidTr="00BB5283">
        <w:trPr>
          <w:trHeight w:val="100"/>
        </w:trPr>
        <w:tc>
          <w:tcPr>
            <w:tcW w:w="2875" w:type="dxa"/>
          </w:tcPr>
          <w:p w:rsidR="005C0D3B" w:rsidRPr="00911BAD" w:rsidRDefault="005C0D3B" w:rsidP="005C0D3B">
            <w:pPr>
              <w:rPr>
                <w:sz w:val="28"/>
                <w:szCs w:val="28"/>
                <w:vertAlign w:val="superscript"/>
              </w:rPr>
            </w:pPr>
            <w:r w:rsidRPr="00911BAD">
              <w:rPr>
                <w:i/>
                <w:iCs/>
                <w:color w:val="000000"/>
                <w:sz w:val="28"/>
                <w:szCs w:val="28"/>
                <w:vertAlign w:val="superscript"/>
                <w:lang w:val="en-US"/>
              </w:rPr>
              <w:t xml:space="preserve">Ceriagrion </w:t>
            </w:r>
            <w:proofErr w:type="gramStart"/>
            <w:r w:rsidRPr="00911BAD">
              <w:rPr>
                <w:i/>
                <w:iCs/>
                <w:color w:val="000000"/>
                <w:sz w:val="28"/>
                <w:szCs w:val="28"/>
                <w:vertAlign w:val="superscript"/>
                <w:lang w:val="en-US"/>
              </w:rPr>
              <w:t>tenellum</w:t>
            </w:r>
            <w:r w:rsidRPr="00911BAD">
              <w:rPr>
                <w:iCs/>
                <w:color w:val="000000"/>
                <w:sz w:val="28"/>
                <w:szCs w:val="28"/>
                <w:vertAlign w:val="superscript"/>
                <w:lang w:val="en-US"/>
              </w:rPr>
              <w:t>(</w:t>
            </w:r>
            <w:proofErr w:type="gramEnd"/>
            <w:r w:rsidRPr="00911BAD">
              <w:rPr>
                <w:iCs/>
                <w:color w:val="000000"/>
                <w:sz w:val="28"/>
                <w:szCs w:val="28"/>
                <w:vertAlign w:val="superscript"/>
                <w:lang w:val="en-US"/>
              </w:rPr>
              <w:t>de Villers, 1789)</w:t>
            </w:r>
            <w:r w:rsidRPr="00911BAD">
              <w:rPr>
                <w:i/>
                <w:iCs/>
                <w:color w:val="000000"/>
                <w:sz w:val="28"/>
                <w:szCs w:val="28"/>
                <w:vertAlign w:val="superscript"/>
                <w:lang w:val="en-US"/>
              </w:rPr>
              <w:t>.</w:t>
            </w:r>
          </w:p>
        </w:tc>
        <w:tc>
          <w:tcPr>
            <w:tcW w:w="2835" w:type="dxa"/>
          </w:tcPr>
          <w:p w:rsidR="005C0D3B" w:rsidRPr="00E274CA" w:rsidRDefault="005C0D3B" w:rsidP="005C0D3B">
            <w:pPr>
              <w:rPr>
                <w:sz w:val="18"/>
                <w:szCs w:val="18"/>
              </w:rPr>
            </w:pPr>
            <w:r w:rsidRPr="00E274CA">
              <w:rPr>
                <w:sz w:val="18"/>
                <w:szCs w:val="18"/>
              </w:rPr>
              <w:t>Agrion délicat</w:t>
            </w:r>
          </w:p>
        </w:tc>
        <w:tc>
          <w:tcPr>
            <w:tcW w:w="3119" w:type="dxa"/>
          </w:tcPr>
          <w:p w:rsidR="005C0D3B" w:rsidRPr="002C0481" w:rsidRDefault="005C0D3B" w:rsidP="005C0D3B">
            <w:pPr>
              <w:rPr>
                <w:sz w:val="18"/>
                <w:szCs w:val="18"/>
              </w:rPr>
            </w:pPr>
            <w:r>
              <w:rPr>
                <w:sz w:val="18"/>
                <w:szCs w:val="18"/>
              </w:rPr>
              <w:t>Population en déclin (</w:t>
            </w:r>
            <w:r w:rsidRPr="002C0481">
              <w:rPr>
                <w:sz w:val="18"/>
                <w:szCs w:val="18"/>
              </w:rPr>
              <w:t>UICN</w:t>
            </w:r>
            <w:r>
              <w:rPr>
                <w:sz w:val="18"/>
                <w:szCs w:val="18"/>
              </w:rPr>
              <w:t>)</w:t>
            </w:r>
          </w:p>
        </w:tc>
      </w:tr>
      <w:tr w:rsidR="005C0D3B" w:rsidTr="00BB5283">
        <w:trPr>
          <w:trHeight w:val="100"/>
        </w:trPr>
        <w:tc>
          <w:tcPr>
            <w:tcW w:w="2875" w:type="dxa"/>
          </w:tcPr>
          <w:p w:rsidR="005C0D3B" w:rsidRPr="00911BAD" w:rsidRDefault="005C0D3B" w:rsidP="005C0D3B">
            <w:pPr>
              <w:rPr>
                <w:i/>
                <w:iCs/>
                <w:color w:val="000000"/>
                <w:sz w:val="28"/>
                <w:szCs w:val="28"/>
                <w:vertAlign w:val="superscript"/>
                <w:lang w:val="en-US"/>
              </w:rPr>
            </w:pPr>
            <w:r w:rsidRPr="00911BAD">
              <w:rPr>
                <w:i/>
                <w:iCs/>
                <w:color w:val="000000"/>
                <w:sz w:val="28"/>
                <w:szCs w:val="28"/>
                <w:vertAlign w:val="superscript"/>
                <w:lang w:val="en-US"/>
              </w:rPr>
              <w:t xml:space="preserve">Ischnura </w:t>
            </w:r>
            <w:proofErr w:type="gramStart"/>
            <w:r w:rsidRPr="00911BAD">
              <w:rPr>
                <w:i/>
                <w:iCs/>
                <w:color w:val="000000"/>
                <w:sz w:val="28"/>
                <w:szCs w:val="28"/>
                <w:vertAlign w:val="superscript"/>
                <w:lang w:val="en-US"/>
              </w:rPr>
              <w:t>graellsii</w:t>
            </w:r>
            <w:r w:rsidRPr="00911BAD">
              <w:rPr>
                <w:iCs/>
                <w:color w:val="000000"/>
                <w:sz w:val="28"/>
                <w:szCs w:val="28"/>
                <w:vertAlign w:val="superscript"/>
                <w:lang w:val="en-US"/>
              </w:rPr>
              <w:t>(</w:t>
            </w:r>
            <w:proofErr w:type="gramEnd"/>
            <w:r w:rsidRPr="00911BAD">
              <w:rPr>
                <w:iCs/>
                <w:color w:val="000000"/>
                <w:sz w:val="28"/>
                <w:szCs w:val="28"/>
                <w:vertAlign w:val="superscript"/>
                <w:lang w:val="en-US"/>
              </w:rPr>
              <w:t>Rambur, 1842)</w:t>
            </w:r>
            <w:r w:rsidRPr="00911BAD">
              <w:rPr>
                <w:i/>
                <w:iCs/>
                <w:color w:val="000000"/>
                <w:sz w:val="28"/>
                <w:szCs w:val="28"/>
                <w:vertAlign w:val="superscript"/>
                <w:lang w:val="en-US"/>
              </w:rPr>
              <w:t xml:space="preserve">. </w:t>
            </w:r>
          </w:p>
        </w:tc>
        <w:tc>
          <w:tcPr>
            <w:tcW w:w="2835" w:type="dxa"/>
          </w:tcPr>
          <w:p w:rsidR="005C0D3B" w:rsidRPr="00E274CA" w:rsidRDefault="005C0D3B" w:rsidP="005C0D3B">
            <w:pPr>
              <w:rPr>
                <w:sz w:val="18"/>
                <w:szCs w:val="18"/>
              </w:rPr>
            </w:pPr>
            <w:r w:rsidRPr="00E274CA">
              <w:rPr>
                <w:sz w:val="18"/>
                <w:szCs w:val="18"/>
              </w:rPr>
              <w:t>Ischnure grêle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color w:val="FF0000"/>
                <w:sz w:val="28"/>
                <w:szCs w:val="28"/>
                <w:vertAlign w:val="superscript"/>
              </w:rPr>
            </w:pPr>
            <w:r w:rsidRPr="00911BAD">
              <w:rPr>
                <w:i/>
                <w:iCs/>
                <w:color w:val="000000"/>
                <w:sz w:val="28"/>
                <w:szCs w:val="28"/>
                <w:vertAlign w:val="superscript"/>
                <w:lang w:val="en-US"/>
              </w:rPr>
              <w:t>Anax ephippiger</w:t>
            </w:r>
            <w:r w:rsidRPr="00911BAD">
              <w:rPr>
                <w:iCs/>
                <w:color w:val="000000"/>
                <w:sz w:val="28"/>
                <w:szCs w:val="28"/>
                <w:vertAlign w:val="superscript"/>
                <w:lang w:val="en-US"/>
              </w:rPr>
              <w:t>(Burmeister, 1839)</w:t>
            </w:r>
          </w:p>
        </w:tc>
        <w:tc>
          <w:tcPr>
            <w:tcW w:w="2835" w:type="dxa"/>
          </w:tcPr>
          <w:p w:rsidR="005C0D3B" w:rsidRPr="00E274CA" w:rsidRDefault="005C0D3B" w:rsidP="005C0D3B">
            <w:pPr>
              <w:rPr>
                <w:sz w:val="18"/>
                <w:szCs w:val="18"/>
              </w:rPr>
            </w:pPr>
            <w:r w:rsidRPr="00E274CA">
              <w:rPr>
                <w:sz w:val="18"/>
                <w:szCs w:val="18"/>
              </w:rPr>
              <w:t>Anax porte-selle</w:t>
            </w:r>
          </w:p>
        </w:tc>
        <w:tc>
          <w:tcPr>
            <w:tcW w:w="3119" w:type="dxa"/>
          </w:tcPr>
          <w:p w:rsidR="005C0D3B" w:rsidRPr="00460FE1" w:rsidRDefault="005C0D3B" w:rsidP="005C0D3B">
            <w:pPr>
              <w:rPr>
                <w:sz w:val="18"/>
                <w:szCs w:val="18"/>
              </w:rPr>
            </w:pPr>
            <w:r w:rsidRPr="00460FE1">
              <w:rPr>
                <w:sz w:val="18"/>
                <w:szCs w:val="18"/>
              </w:rPr>
              <w:t>Migratrice</w:t>
            </w:r>
          </w:p>
        </w:tc>
      </w:tr>
      <w:tr w:rsidR="005C0D3B" w:rsidTr="00BB5283">
        <w:trPr>
          <w:trHeight w:val="100"/>
        </w:trPr>
        <w:tc>
          <w:tcPr>
            <w:tcW w:w="2875" w:type="dxa"/>
          </w:tcPr>
          <w:p w:rsidR="005C0D3B" w:rsidRPr="00911BAD" w:rsidRDefault="005C0D3B" w:rsidP="005C0D3B">
            <w:pPr>
              <w:rPr>
                <w:i/>
                <w:iCs/>
                <w:color w:val="000000"/>
                <w:sz w:val="28"/>
                <w:szCs w:val="28"/>
                <w:vertAlign w:val="superscript"/>
                <w:lang w:val="en-US"/>
              </w:rPr>
            </w:pPr>
            <w:r w:rsidRPr="00911BAD">
              <w:rPr>
                <w:i/>
                <w:iCs/>
                <w:color w:val="000000"/>
                <w:sz w:val="28"/>
                <w:szCs w:val="28"/>
                <w:vertAlign w:val="superscript"/>
              </w:rPr>
              <w:t xml:space="preserve">Anax imperator </w:t>
            </w:r>
            <w:r w:rsidRPr="00911BAD">
              <w:rPr>
                <w:iCs/>
                <w:color w:val="000000"/>
                <w:sz w:val="28"/>
                <w:szCs w:val="28"/>
                <w:vertAlign w:val="superscript"/>
              </w:rPr>
              <w:t>(Leach, 1815)</w:t>
            </w:r>
            <w:r w:rsidRPr="00911BAD">
              <w:rPr>
                <w:i/>
                <w:iCs/>
                <w:color w:val="000000"/>
                <w:sz w:val="28"/>
                <w:szCs w:val="28"/>
                <w:vertAlign w:val="superscript"/>
              </w:rPr>
              <w:t>.</w:t>
            </w:r>
          </w:p>
        </w:tc>
        <w:tc>
          <w:tcPr>
            <w:tcW w:w="2835" w:type="dxa"/>
          </w:tcPr>
          <w:p w:rsidR="005C0D3B" w:rsidRPr="00E274CA" w:rsidRDefault="005C0D3B" w:rsidP="005C0D3B">
            <w:pPr>
              <w:rPr>
                <w:sz w:val="18"/>
                <w:szCs w:val="18"/>
              </w:rPr>
            </w:pPr>
            <w:r w:rsidRPr="00E274CA">
              <w:rPr>
                <w:sz w:val="18"/>
                <w:szCs w:val="18"/>
              </w:rPr>
              <w:t>Anax empereur</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lang w:val="en-US"/>
              </w:rPr>
            </w:pPr>
            <w:r w:rsidRPr="00911BAD">
              <w:rPr>
                <w:i/>
                <w:iCs/>
                <w:color w:val="000000"/>
                <w:sz w:val="28"/>
                <w:szCs w:val="28"/>
                <w:vertAlign w:val="superscript"/>
              </w:rPr>
              <w:t xml:space="preserve">Anax </w:t>
            </w:r>
            <w:proofErr w:type="gramStart"/>
            <w:r w:rsidRPr="00911BAD">
              <w:rPr>
                <w:i/>
                <w:iCs/>
                <w:color w:val="000000"/>
                <w:sz w:val="28"/>
                <w:szCs w:val="28"/>
                <w:vertAlign w:val="superscript"/>
              </w:rPr>
              <w:t>parthenope</w:t>
            </w:r>
            <w:r w:rsidRPr="00911BAD">
              <w:rPr>
                <w:iCs/>
                <w:color w:val="000000"/>
                <w:sz w:val="28"/>
                <w:szCs w:val="28"/>
                <w:vertAlign w:val="superscript"/>
              </w:rPr>
              <w:t>(</w:t>
            </w:r>
            <w:proofErr w:type="gramEnd"/>
            <w:r w:rsidRPr="00911BAD">
              <w:rPr>
                <w:iCs/>
                <w:color w:val="000000"/>
                <w:sz w:val="28"/>
                <w:szCs w:val="28"/>
                <w:vertAlign w:val="superscript"/>
              </w:rPr>
              <w:t>Selys, 1839)</w:t>
            </w:r>
          </w:p>
        </w:tc>
        <w:tc>
          <w:tcPr>
            <w:tcW w:w="2835" w:type="dxa"/>
          </w:tcPr>
          <w:p w:rsidR="005C0D3B" w:rsidRPr="00E274CA" w:rsidRDefault="005C0D3B" w:rsidP="005C0D3B">
            <w:pPr>
              <w:rPr>
                <w:sz w:val="18"/>
                <w:szCs w:val="18"/>
              </w:rPr>
            </w:pPr>
            <w:r w:rsidRPr="00E274CA">
              <w:rPr>
                <w:sz w:val="18"/>
                <w:szCs w:val="18"/>
              </w:rPr>
              <w:t>Anax napolitain</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Crocothemis </w:t>
            </w:r>
            <w:proofErr w:type="gramStart"/>
            <w:r w:rsidRPr="00911BAD">
              <w:rPr>
                <w:i/>
                <w:iCs/>
                <w:color w:val="000000"/>
                <w:sz w:val="28"/>
                <w:szCs w:val="28"/>
                <w:vertAlign w:val="superscript"/>
              </w:rPr>
              <w:t>erythraea</w:t>
            </w:r>
            <w:r w:rsidRPr="00911BAD">
              <w:rPr>
                <w:iCs/>
                <w:color w:val="000000"/>
                <w:sz w:val="28"/>
                <w:szCs w:val="28"/>
                <w:vertAlign w:val="superscript"/>
              </w:rPr>
              <w:t>(</w:t>
            </w:r>
            <w:proofErr w:type="gramEnd"/>
            <w:r w:rsidRPr="00911BAD">
              <w:rPr>
                <w:iCs/>
                <w:color w:val="000000"/>
                <w:sz w:val="28"/>
                <w:szCs w:val="28"/>
                <w:vertAlign w:val="superscript"/>
              </w:rPr>
              <w:t>Brullé, 1832)</w:t>
            </w:r>
          </w:p>
        </w:tc>
        <w:tc>
          <w:tcPr>
            <w:tcW w:w="2835" w:type="dxa"/>
          </w:tcPr>
          <w:p w:rsidR="005C0D3B" w:rsidRPr="00E274CA" w:rsidRDefault="005C0D3B" w:rsidP="005C0D3B">
            <w:pPr>
              <w:rPr>
                <w:sz w:val="18"/>
                <w:szCs w:val="18"/>
              </w:rPr>
            </w:pPr>
            <w:r w:rsidRPr="00E274CA">
              <w:rPr>
                <w:sz w:val="18"/>
                <w:szCs w:val="18"/>
              </w:rPr>
              <w:t>Crocothémis écarlate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Orthetrum </w:t>
            </w:r>
            <w:proofErr w:type="gramStart"/>
            <w:r w:rsidRPr="00911BAD">
              <w:rPr>
                <w:i/>
                <w:iCs/>
                <w:color w:val="000000"/>
                <w:sz w:val="28"/>
                <w:szCs w:val="28"/>
                <w:vertAlign w:val="superscript"/>
              </w:rPr>
              <w:t>chrysostigma</w:t>
            </w:r>
            <w:r w:rsidRPr="00911BAD">
              <w:rPr>
                <w:iCs/>
                <w:color w:val="000000"/>
                <w:sz w:val="28"/>
                <w:szCs w:val="28"/>
                <w:vertAlign w:val="superscript"/>
              </w:rPr>
              <w:t>(</w:t>
            </w:r>
            <w:proofErr w:type="gramEnd"/>
            <w:r w:rsidRPr="00911BAD">
              <w:rPr>
                <w:iCs/>
                <w:color w:val="000000"/>
                <w:sz w:val="28"/>
                <w:szCs w:val="28"/>
                <w:vertAlign w:val="superscript"/>
              </w:rPr>
              <w:t>Burmeister, 1839)</w:t>
            </w:r>
          </w:p>
        </w:tc>
        <w:tc>
          <w:tcPr>
            <w:tcW w:w="2835" w:type="dxa"/>
          </w:tcPr>
          <w:p w:rsidR="005C0D3B" w:rsidRPr="00E274CA" w:rsidRDefault="005C0D3B" w:rsidP="005C0D3B">
            <w:pPr>
              <w:rPr>
                <w:sz w:val="18"/>
                <w:szCs w:val="18"/>
              </w:rPr>
            </w:pPr>
            <w:r w:rsidRPr="00E274CA">
              <w:rPr>
                <w:sz w:val="18"/>
                <w:szCs w:val="18"/>
              </w:rPr>
              <w:t>Orthétrum à taille fine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Orthetrum </w:t>
            </w:r>
            <w:proofErr w:type="gramStart"/>
            <w:r w:rsidRPr="00911BAD">
              <w:rPr>
                <w:i/>
                <w:iCs/>
                <w:color w:val="000000"/>
                <w:sz w:val="28"/>
                <w:szCs w:val="28"/>
                <w:vertAlign w:val="superscript"/>
              </w:rPr>
              <w:t>coerulescens</w:t>
            </w:r>
            <w:r w:rsidRPr="00911BAD">
              <w:rPr>
                <w:iCs/>
                <w:color w:val="000000"/>
                <w:sz w:val="28"/>
                <w:szCs w:val="28"/>
                <w:vertAlign w:val="superscript"/>
              </w:rPr>
              <w:t>(</w:t>
            </w:r>
            <w:proofErr w:type="gramEnd"/>
            <w:r w:rsidRPr="00911BAD">
              <w:rPr>
                <w:iCs/>
                <w:color w:val="000000"/>
                <w:sz w:val="28"/>
                <w:szCs w:val="28"/>
                <w:vertAlign w:val="superscript"/>
              </w:rPr>
              <w:t>Fabricius, 1798)</w:t>
            </w:r>
          </w:p>
        </w:tc>
        <w:tc>
          <w:tcPr>
            <w:tcW w:w="2835" w:type="dxa"/>
          </w:tcPr>
          <w:p w:rsidR="005C0D3B" w:rsidRPr="00E274CA" w:rsidRDefault="005C0D3B" w:rsidP="005C0D3B">
            <w:pPr>
              <w:rPr>
                <w:sz w:val="18"/>
                <w:szCs w:val="18"/>
              </w:rPr>
            </w:pPr>
            <w:r w:rsidRPr="00E274CA">
              <w:rPr>
                <w:sz w:val="18"/>
                <w:szCs w:val="18"/>
              </w:rPr>
              <w:t>Orthétrum bleuissant</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lang w:val="en-US"/>
              </w:rPr>
              <w:t>Orthetrum trinacria</w:t>
            </w:r>
            <w:r w:rsidRPr="00911BAD">
              <w:rPr>
                <w:iCs/>
                <w:color w:val="000000"/>
                <w:sz w:val="28"/>
                <w:szCs w:val="28"/>
                <w:vertAlign w:val="superscript"/>
                <w:lang w:val="en-US"/>
              </w:rPr>
              <w:t>(Selys, 1841)</w:t>
            </w:r>
          </w:p>
        </w:tc>
        <w:tc>
          <w:tcPr>
            <w:tcW w:w="2835" w:type="dxa"/>
          </w:tcPr>
          <w:p w:rsidR="005C0D3B" w:rsidRPr="00E274CA" w:rsidRDefault="005C0D3B" w:rsidP="005C0D3B">
            <w:pPr>
              <w:rPr>
                <w:sz w:val="18"/>
                <w:szCs w:val="18"/>
              </w:rPr>
            </w:pPr>
            <w:r w:rsidRPr="00E274CA">
              <w:rPr>
                <w:sz w:val="18"/>
                <w:szCs w:val="18"/>
              </w:rPr>
              <w:t>Orthétrum effilé</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lang w:val="en-US"/>
              </w:rPr>
            </w:pPr>
            <w:r w:rsidRPr="00911BAD">
              <w:rPr>
                <w:i/>
                <w:iCs/>
                <w:color w:val="000000"/>
                <w:sz w:val="28"/>
                <w:szCs w:val="28"/>
                <w:vertAlign w:val="superscript"/>
                <w:lang w:val="en-US"/>
              </w:rPr>
              <w:t>Sympetrum fonscolombii</w:t>
            </w:r>
            <w:r w:rsidRPr="00911BAD">
              <w:rPr>
                <w:iCs/>
                <w:color w:val="000000"/>
                <w:sz w:val="28"/>
                <w:szCs w:val="28"/>
                <w:vertAlign w:val="superscript"/>
                <w:lang w:val="en-US"/>
              </w:rPr>
              <w:t>(Selys, 1840)</w:t>
            </w:r>
          </w:p>
        </w:tc>
        <w:tc>
          <w:tcPr>
            <w:tcW w:w="2835" w:type="dxa"/>
          </w:tcPr>
          <w:p w:rsidR="005C0D3B" w:rsidRPr="00E274CA" w:rsidRDefault="005C0D3B" w:rsidP="005C0D3B">
            <w:pPr>
              <w:rPr>
                <w:sz w:val="18"/>
                <w:szCs w:val="18"/>
              </w:rPr>
            </w:pPr>
            <w:r w:rsidRPr="00E274CA">
              <w:rPr>
                <w:sz w:val="18"/>
                <w:szCs w:val="18"/>
              </w:rPr>
              <w:t>Sympétrum à nervures rouges</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lang w:val="en-US"/>
              </w:rPr>
            </w:pPr>
            <w:r w:rsidRPr="00911BAD">
              <w:rPr>
                <w:i/>
                <w:color w:val="000000"/>
                <w:sz w:val="28"/>
                <w:szCs w:val="28"/>
                <w:vertAlign w:val="superscript"/>
                <w:lang w:val="en-US"/>
              </w:rPr>
              <w:t xml:space="preserve">Sympetrum striolatum </w:t>
            </w:r>
            <w:r w:rsidRPr="00911BAD">
              <w:rPr>
                <w:color w:val="000000"/>
                <w:sz w:val="28"/>
                <w:szCs w:val="28"/>
                <w:vertAlign w:val="superscript"/>
                <w:lang w:val="en-US"/>
              </w:rPr>
              <w:t xml:space="preserve">(Charpentier, </w:t>
            </w:r>
            <w:r w:rsidRPr="00911BAD">
              <w:rPr>
                <w:color w:val="000000"/>
                <w:sz w:val="28"/>
                <w:szCs w:val="28"/>
                <w:vertAlign w:val="superscript"/>
                <w:lang w:val="en-US"/>
              </w:rPr>
              <w:lastRenderedPageBreak/>
              <w:t>1840)</w:t>
            </w:r>
          </w:p>
        </w:tc>
        <w:tc>
          <w:tcPr>
            <w:tcW w:w="2835" w:type="dxa"/>
          </w:tcPr>
          <w:p w:rsidR="005C0D3B" w:rsidRPr="00E274CA" w:rsidRDefault="005C0D3B" w:rsidP="005C0D3B">
            <w:pPr>
              <w:rPr>
                <w:sz w:val="18"/>
                <w:szCs w:val="18"/>
              </w:rPr>
            </w:pPr>
            <w:r w:rsidRPr="00E274CA">
              <w:rPr>
                <w:sz w:val="18"/>
                <w:szCs w:val="18"/>
              </w:rPr>
              <w:lastRenderedPageBreak/>
              <w:t>Sympétrum strié</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lang w:val="en-US"/>
              </w:rPr>
            </w:pPr>
            <w:r w:rsidRPr="00911BAD">
              <w:rPr>
                <w:i/>
                <w:iCs/>
                <w:color w:val="000000"/>
                <w:sz w:val="28"/>
                <w:szCs w:val="28"/>
                <w:vertAlign w:val="superscript"/>
              </w:rPr>
              <w:lastRenderedPageBreak/>
              <w:t xml:space="preserve">Trithemis </w:t>
            </w:r>
            <w:proofErr w:type="gramStart"/>
            <w:r w:rsidRPr="00911BAD">
              <w:rPr>
                <w:i/>
                <w:iCs/>
                <w:color w:val="000000"/>
                <w:sz w:val="28"/>
                <w:szCs w:val="28"/>
                <w:vertAlign w:val="superscript"/>
              </w:rPr>
              <w:t>kirbyi</w:t>
            </w:r>
            <w:r w:rsidRPr="00911BAD">
              <w:rPr>
                <w:iCs/>
                <w:color w:val="000000"/>
                <w:sz w:val="28"/>
                <w:szCs w:val="28"/>
                <w:vertAlign w:val="superscript"/>
              </w:rPr>
              <w:t>(</w:t>
            </w:r>
            <w:proofErr w:type="gramEnd"/>
            <w:r w:rsidRPr="00911BAD">
              <w:rPr>
                <w:iCs/>
                <w:color w:val="000000"/>
                <w:sz w:val="28"/>
                <w:szCs w:val="28"/>
                <w:vertAlign w:val="superscript"/>
              </w:rPr>
              <w:t>Selys, 1891)</w:t>
            </w:r>
          </w:p>
        </w:tc>
        <w:tc>
          <w:tcPr>
            <w:tcW w:w="2835" w:type="dxa"/>
          </w:tcPr>
          <w:p w:rsidR="005C0D3B" w:rsidRPr="00E274CA" w:rsidRDefault="005C0D3B" w:rsidP="005C0D3B">
            <w:pPr>
              <w:rPr>
                <w:sz w:val="18"/>
                <w:szCs w:val="18"/>
              </w:rPr>
            </w:pPr>
            <w:r w:rsidRPr="00E274CA">
              <w:rPr>
                <w:sz w:val="18"/>
                <w:szCs w:val="18"/>
              </w:rPr>
              <w:t>Trithémis à ailes ambrées</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rFonts w:eastAsia="Times New Roman"/>
                <w:bCs/>
                <w:i/>
                <w:iCs/>
                <w:kern w:val="36"/>
                <w:sz w:val="28"/>
                <w:szCs w:val="28"/>
                <w:vertAlign w:val="superscript"/>
                <w:lang w:eastAsia="fr-FR"/>
              </w:rPr>
              <w:t xml:space="preserve">Camptopus lateralis </w:t>
            </w:r>
            <w:r w:rsidRPr="00911BAD">
              <w:rPr>
                <w:rFonts w:eastAsia="Times New Roman"/>
                <w:bCs/>
                <w:iCs/>
                <w:kern w:val="36"/>
                <w:sz w:val="28"/>
                <w:szCs w:val="28"/>
                <w:vertAlign w:val="superscript"/>
                <w:lang w:eastAsia="fr-FR"/>
              </w:rPr>
              <w:t>(Germar, 1817)</w:t>
            </w:r>
          </w:p>
        </w:tc>
        <w:tc>
          <w:tcPr>
            <w:tcW w:w="2835" w:type="dxa"/>
          </w:tcPr>
          <w:p w:rsidR="005C0D3B" w:rsidRPr="00E274CA" w:rsidRDefault="005C0D3B" w:rsidP="005C0D3B">
            <w:pPr>
              <w:rPr>
                <w:sz w:val="18"/>
                <w:szCs w:val="18"/>
              </w:rPr>
            </w:pPr>
            <w:r>
              <w:rPr>
                <w:color w:val="222222"/>
                <w:sz w:val="18"/>
                <w:szCs w:val="18"/>
                <w:shd w:val="clear" w:color="auto" w:fill="FFFFFF"/>
              </w:rPr>
              <w:t>Camptope des genêts</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1D2129"/>
                <w:sz w:val="28"/>
                <w:szCs w:val="28"/>
                <w:shd w:val="clear" w:color="auto" w:fill="FFFFFF"/>
                <w:vertAlign w:val="superscript"/>
              </w:rPr>
              <w:t xml:space="preserve">Haploprocta sulcicornis </w:t>
            </w:r>
            <w:r w:rsidRPr="00911BAD">
              <w:rPr>
                <w:iCs/>
                <w:color w:val="1D2129"/>
                <w:sz w:val="28"/>
                <w:szCs w:val="28"/>
                <w:shd w:val="clear" w:color="auto" w:fill="FFFFFF"/>
                <w:vertAlign w:val="superscript"/>
              </w:rPr>
              <w:t>(Fabricius, 1794)</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RPr="00B130C4"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1D2129"/>
                <w:sz w:val="28"/>
                <w:szCs w:val="28"/>
                <w:shd w:val="clear" w:color="auto" w:fill="FFFFFF"/>
                <w:vertAlign w:val="superscript"/>
              </w:rPr>
              <w:t xml:space="preserve">Phyllomorpha </w:t>
            </w:r>
            <w:r w:rsidRPr="00911BAD">
              <w:rPr>
                <w:i/>
                <w:color w:val="1D2129"/>
                <w:sz w:val="28"/>
                <w:szCs w:val="28"/>
                <w:shd w:val="clear" w:color="auto" w:fill="FFFFFF"/>
                <w:vertAlign w:val="superscript"/>
              </w:rPr>
              <w:t xml:space="preserve">laciniata </w:t>
            </w:r>
            <w:r w:rsidRPr="00911BAD">
              <w:rPr>
                <w:color w:val="1D2129"/>
                <w:sz w:val="28"/>
                <w:szCs w:val="28"/>
                <w:shd w:val="clear" w:color="auto" w:fill="FFFFFF"/>
                <w:vertAlign w:val="superscript"/>
              </w:rPr>
              <w:t>(Villers, 1789)</w:t>
            </w:r>
          </w:p>
        </w:tc>
        <w:tc>
          <w:tcPr>
            <w:tcW w:w="2835" w:type="dxa"/>
          </w:tcPr>
          <w:p w:rsidR="005C0D3B" w:rsidRPr="00B130C4" w:rsidRDefault="005C0D3B" w:rsidP="005C0D3B">
            <w:pPr>
              <w:rPr>
                <w:sz w:val="18"/>
                <w:szCs w:val="18"/>
              </w:rPr>
            </w:pPr>
            <w:r>
              <w:rPr>
                <w:color w:val="222222"/>
                <w:sz w:val="18"/>
                <w:szCs w:val="18"/>
                <w:shd w:val="clear" w:color="auto" w:fill="FFFFFF"/>
              </w:rPr>
              <w:t>G</w:t>
            </w:r>
            <w:r w:rsidRPr="00B130C4">
              <w:rPr>
                <w:color w:val="222222"/>
                <w:sz w:val="18"/>
                <w:szCs w:val="18"/>
                <w:shd w:val="clear" w:color="auto" w:fill="FFFFFF"/>
              </w:rPr>
              <w:t>olden egg bug</w:t>
            </w:r>
          </w:p>
        </w:tc>
        <w:tc>
          <w:tcPr>
            <w:tcW w:w="3119" w:type="dxa"/>
          </w:tcPr>
          <w:p w:rsidR="005C0D3B" w:rsidRPr="00B130C4" w:rsidRDefault="005C0D3B" w:rsidP="005C0D3B">
            <w:r w:rsidRPr="00B130C4">
              <w:rPr>
                <w:color w:val="000000"/>
                <w:sz w:val="18"/>
                <w:szCs w:val="18"/>
              </w:rPr>
              <w:t xml:space="preserve">Plante hôte </w:t>
            </w:r>
            <w:r w:rsidRPr="00B130C4">
              <w:rPr>
                <w:i/>
                <w:iCs/>
                <w:color w:val="000000"/>
                <w:sz w:val="18"/>
                <w:szCs w:val="18"/>
              </w:rPr>
              <w:t>Paronychia argentea</w:t>
            </w:r>
          </w:p>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Macroscytus brunneus </w:t>
            </w:r>
            <w:r w:rsidRPr="00911BAD">
              <w:rPr>
                <w:color w:val="000000"/>
                <w:sz w:val="28"/>
                <w:szCs w:val="28"/>
                <w:vertAlign w:val="superscript"/>
              </w:rPr>
              <w:t>(Fabricius, 1803)</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Spilostethus pandurus </w:t>
            </w:r>
            <w:r w:rsidRPr="00911BAD">
              <w:rPr>
                <w:iCs/>
                <w:color w:val="000000"/>
                <w:sz w:val="28"/>
                <w:szCs w:val="28"/>
                <w:vertAlign w:val="superscript"/>
              </w:rPr>
              <w:t>(Scopoli, 1763)</w:t>
            </w:r>
          </w:p>
        </w:tc>
        <w:tc>
          <w:tcPr>
            <w:tcW w:w="2835" w:type="dxa"/>
          </w:tcPr>
          <w:p w:rsidR="005C0D3B" w:rsidRPr="00E274CA" w:rsidRDefault="005C0D3B" w:rsidP="005C0D3B">
            <w:pPr>
              <w:rPr>
                <w:sz w:val="18"/>
                <w:szCs w:val="18"/>
              </w:rPr>
            </w:pPr>
            <w:r>
              <w:rPr>
                <w:sz w:val="18"/>
                <w:szCs w:val="18"/>
              </w:rPr>
              <w:t>Punaise militaire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Oxycarenus lavaterae </w:t>
            </w:r>
            <w:r w:rsidRPr="00911BAD">
              <w:rPr>
                <w:color w:val="000000"/>
                <w:sz w:val="28"/>
                <w:szCs w:val="28"/>
                <w:vertAlign w:val="superscript"/>
              </w:rPr>
              <w:t>(Fabricius, 1787)</w:t>
            </w:r>
          </w:p>
        </w:tc>
        <w:tc>
          <w:tcPr>
            <w:tcW w:w="2835" w:type="dxa"/>
          </w:tcPr>
          <w:p w:rsidR="005C0D3B" w:rsidRPr="000A5CA5" w:rsidRDefault="005C0D3B" w:rsidP="005C0D3B">
            <w:pPr>
              <w:rPr>
                <w:sz w:val="18"/>
                <w:szCs w:val="18"/>
              </w:rPr>
            </w:pPr>
            <w:r w:rsidRPr="000A5CA5">
              <w:rPr>
                <w:sz w:val="18"/>
                <w:szCs w:val="18"/>
                <w:shd w:val="clear" w:color="auto" w:fill="FFFFFF"/>
              </w:rPr>
              <w:t>Lime seed bug</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Heterogaster urticae </w:t>
            </w:r>
            <w:r w:rsidRPr="00911BAD">
              <w:rPr>
                <w:iCs/>
                <w:color w:val="000000"/>
                <w:sz w:val="28"/>
                <w:szCs w:val="28"/>
                <w:vertAlign w:val="superscript"/>
              </w:rPr>
              <w:t>(Fabricius, 1775)</w:t>
            </w:r>
          </w:p>
        </w:tc>
        <w:tc>
          <w:tcPr>
            <w:tcW w:w="2835" w:type="dxa"/>
          </w:tcPr>
          <w:p w:rsidR="005C0D3B" w:rsidRPr="00E274CA" w:rsidRDefault="005C0D3B" w:rsidP="005C0D3B">
            <w:pPr>
              <w:rPr>
                <w:sz w:val="18"/>
                <w:szCs w:val="18"/>
              </w:rPr>
            </w:pPr>
            <w:r>
              <w:rPr>
                <w:sz w:val="18"/>
                <w:szCs w:val="18"/>
              </w:rPr>
              <w:t>Hétérogaster de l’ortie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Ragliodes disjunctus </w:t>
            </w:r>
            <w:r w:rsidRPr="00911BAD">
              <w:rPr>
                <w:color w:val="000000"/>
                <w:sz w:val="28"/>
                <w:szCs w:val="28"/>
                <w:vertAlign w:val="superscript"/>
              </w:rPr>
              <w:t>(</w:t>
            </w:r>
            <w:r w:rsidRPr="00911BAD">
              <w:rPr>
                <w:sz w:val="28"/>
                <w:szCs w:val="28"/>
                <w:shd w:val="clear" w:color="auto" w:fill="FFFFFF"/>
                <w:vertAlign w:val="superscript"/>
              </w:rPr>
              <w:t>Vidal &amp; J.P., 1940)</w:t>
            </w:r>
          </w:p>
        </w:tc>
        <w:tc>
          <w:tcPr>
            <w:tcW w:w="2835" w:type="dxa"/>
          </w:tcPr>
          <w:p w:rsidR="005C0D3B" w:rsidRPr="00E274CA" w:rsidRDefault="005C0D3B" w:rsidP="005C0D3B">
            <w:pPr>
              <w:rPr>
                <w:sz w:val="18"/>
                <w:szCs w:val="18"/>
              </w:rPr>
            </w:pPr>
          </w:p>
        </w:tc>
        <w:tc>
          <w:tcPr>
            <w:tcW w:w="3119" w:type="dxa"/>
          </w:tcPr>
          <w:p w:rsidR="005C0D3B" w:rsidRDefault="005C0D3B" w:rsidP="005C0D3B">
            <w:r>
              <w:t>Endémique marocain</w:t>
            </w:r>
          </w:p>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Taylorilygus apicalis </w:t>
            </w:r>
            <w:r w:rsidRPr="00911BAD">
              <w:rPr>
                <w:iCs/>
                <w:color w:val="000000"/>
                <w:sz w:val="28"/>
                <w:szCs w:val="28"/>
                <w:vertAlign w:val="superscript"/>
              </w:rPr>
              <w:t>(Fieber, 1861)</w:t>
            </w:r>
          </w:p>
        </w:tc>
        <w:tc>
          <w:tcPr>
            <w:tcW w:w="2835" w:type="dxa"/>
          </w:tcPr>
          <w:p w:rsidR="005C0D3B" w:rsidRPr="000A5CA5" w:rsidRDefault="005C0D3B" w:rsidP="005C0D3B">
            <w:pPr>
              <w:rPr>
                <w:sz w:val="18"/>
                <w:szCs w:val="18"/>
              </w:rPr>
            </w:pPr>
            <w:r>
              <w:rPr>
                <w:sz w:val="18"/>
                <w:szCs w:val="18"/>
                <w:shd w:val="clear" w:color="auto" w:fill="FFFFFF"/>
              </w:rPr>
              <w:t>B</w:t>
            </w:r>
            <w:r w:rsidRPr="000A5CA5">
              <w:rPr>
                <w:sz w:val="18"/>
                <w:szCs w:val="18"/>
                <w:shd w:val="clear" w:color="auto" w:fill="FFFFFF"/>
              </w:rPr>
              <w:t>roken-backed bug</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Brachynema purpureomarginatum </w:t>
            </w:r>
            <w:r w:rsidRPr="00911BAD">
              <w:rPr>
                <w:iCs/>
                <w:color w:val="000000"/>
                <w:sz w:val="28"/>
                <w:szCs w:val="28"/>
                <w:vertAlign w:val="superscript"/>
              </w:rPr>
              <w:t>(Rambur, 1839)</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Carpocoris mediterraneus </w:t>
            </w:r>
            <w:r w:rsidRPr="00911BAD">
              <w:rPr>
                <w:iCs/>
                <w:color w:val="000000"/>
                <w:sz w:val="28"/>
                <w:szCs w:val="28"/>
                <w:vertAlign w:val="superscript"/>
              </w:rPr>
              <w:t>(Tamanini, 1959)</w:t>
            </w:r>
          </w:p>
        </w:tc>
        <w:tc>
          <w:tcPr>
            <w:tcW w:w="2835" w:type="dxa"/>
          </w:tcPr>
          <w:p w:rsidR="005C0D3B" w:rsidRPr="00E274CA" w:rsidRDefault="005C0D3B" w:rsidP="005C0D3B">
            <w:pPr>
              <w:rPr>
                <w:sz w:val="18"/>
                <w:szCs w:val="18"/>
              </w:rPr>
            </w:pPr>
            <w:r>
              <w:rPr>
                <w:sz w:val="18"/>
                <w:szCs w:val="18"/>
              </w:rPr>
              <w:t>Pentatome méridional</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Codophila </w:t>
            </w:r>
            <w:r w:rsidRPr="00911BAD">
              <w:rPr>
                <w:i/>
                <w:iCs/>
                <w:color w:val="000000"/>
                <w:sz w:val="28"/>
                <w:szCs w:val="28"/>
                <w:vertAlign w:val="superscript"/>
              </w:rPr>
              <w:t xml:space="preserve">varia </w:t>
            </w:r>
            <w:r w:rsidRPr="00911BAD">
              <w:rPr>
                <w:iCs/>
                <w:color w:val="000000"/>
                <w:sz w:val="28"/>
                <w:szCs w:val="28"/>
                <w:vertAlign w:val="superscript"/>
              </w:rPr>
              <w:t>(Fabricius, 1787)</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Eysarcoris ventralis </w:t>
            </w:r>
            <w:r w:rsidRPr="00911BAD">
              <w:rPr>
                <w:color w:val="000000"/>
                <w:sz w:val="28"/>
                <w:szCs w:val="28"/>
                <w:vertAlign w:val="superscript"/>
              </w:rPr>
              <w:t>(Westwood, 1837)</w:t>
            </w:r>
          </w:p>
        </w:tc>
        <w:tc>
          <w:tcPr>
            <w:tcW w:w="2835" w:type="dxa"/>
          </w:tcPr>
          <w:p w:rsidR="005C0D3B" w:rsidRPr="000A5CA5" w:rsidRDefault="005C0D3B" w:rsidP="005C0D3B">
            <w:pPr>
              <w:rPr>
                <w:sz w:val="18"/>
                <w:szCs w:val="18"/>
              </w:rPr>
            </w:pPr>
            <w:r w:rsidRPr="000A5CA5">
              <w:rPr>
                <w:sz w:val="18"/>
                <w:szCs w:val="18"/>
                <w:shd w:val="clear" w:color="auto" w:fill="FFFFFF"/>
              </w:rPr>
              <w:t>White Spotted Bug</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Nezara viridula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Punaise verte puante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lastRenderedPageBreak/>
              <w:t xml:space="preserve">Pyrrhocoris apterus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Le gendarme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Rhynocoris erythropus </w:t>
            </w:r>
            <w:r w:rsidRPr="00911BAD">
              <w:rPr>
                <w:iCs/>
                <w:color w:val="000000"/>
                <w:sz w:val="28"/>
                <w:szCs w:val="28"/>
                <w:vertAlign w:val="superscript"/>
              </w:rPr>
              <w:t>(Linnaeus, 1758)</w:t>
            </w:r>
            <w:r w:rsidRPr="00911BAD">
              <w:rPr>
                <w:i/>
                <w:iCs/>
                <w:color w:val="000000"/>
                <w:sz w:val="28"/>
                <w:szCs w:val="28"/>
                <w:vertAlign w:val="superscript"/>
              </w:rPr>
              <w:t>.</w:t>
            </w:r>
          </w:p>
        </w:tc>
        <w:tc>
          <w:tcPr>
            <w:tcW w:w="2835" w:type="dxa"/>
          </w:tcPr>
          <w:p w:rsidR="005C0D3B" w:rsidRPr="00E274CA" w:rsidRDefault="005C0D3B" w:rsidP="005C0D3B">
            <w:pPr>
              <w:rPr>
                <w:sz w:val="18"/>
                <w:szCs w:val="18"/>
              </w:rPr>
            </w:pPr>
            <w:r>
              <w:rPr>
                <w:sz w:val="18"/>
                <w:szCs w:val="18"/>
              </w:rPr>
              <w:t>Réduve à pattes rouges</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Liorhyssus hyalinus </w:t>
            </w:r>
            <w:r w:rsidRPr="00911BAD">
              <w:rPr>
                <w:iCs/>
                <w:color w:val="000000"/>
                <w:sz w:val="28"/>
                <w:szCs w:val="28"/>
                <w:vertAlign w:val="superscript"/>
              </w:rPr>
              <w:t>(Fabricius, 1794)</w:t>
            </w:r>
            <w:r w:rsidRPr="00911BAD">
              <w:rPr>
                <w:i/>
                <w:iCs/>
                <w:color w:val="000000"/>
                <w:sz w:val="28"/>
                <w:szCs w:val="28"/>
                <w:vertAlign w:val="superscript"/>
              </w:rPr>
              <w:t>.</w:t>
            </w:r>
          </w:p>
        </w:tc>
        <w:tc>
          <w:tcPr>
            <w:tcW w:w="2835" w:type="dxa"/>
          </w:tcPr>
          <w:p w:rsidR="005C0D3B" w:rsidRPr="007933E8" w:rsidRDefault="005C0D3B" w:rsidP="005C0D3B">
            <w:pPr>
              <w:rPr>
                <w:sz w:val="18"/>
                <w:szCs w:val="18"/>
              </w:rPr>
            </w:pPr>
            <w:r w:rsidRPr="007933E8">
              <w:rPr>
                <w:sz w:val="18"/>
                <w:szCs w:val="18"/>
                <w:shd w:val="clear" w:color="auto" w:fill="FFFFFF"/>
              </w:rPr>
              <w:t>Hyaline grass bug</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Odontotarsus caudatus </w:t>
            </w:r>
            <w:r w:rsidRPr="00911BAD">
              <w:rPr>
                <w:color w:val="000000"/>
                <w:sz w:val="28"/>
                <w:szCs w:val="28"/>
                <w:vertAlign w:val="superscript"/>
              </w:rPr>
              <w:t>(Burmeister, 1835)</w:t>
            </w:r>
            <w:r w:rsidRPr="00911BAD">
              <w:rPr>
                <w:i/>
                <w:color w:val="000000"/>
                <w:sz w:val="28"/>
                <w:szCs w:val="28"/>
                <w:vertAlign w:val="superscript"/>
              </w:rPr>
              <w:t>.</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Odontotarsus intermedius </w:t>
            </w:r>
            <w:r w:rsidRPr="00911BAD">
              <w:rPr>
                <w:iCs/>
                <w:color w:val="000000"/>
                <w:sz w:val="28"/>
                <w:szCs w:val="28"/>
                <w:vertAlign w:val="superscript"/>
              </w:rPr>
              <w:t>(Horvath, 1923)</w:t>
            </w:r>
            <w:r w:rsidRPr="00911BAD">
              <w:rPr>
                <w:i/>
                <w:iCs/>
                <w:color w:val="000000"/>
                <w:sz w:val="28"/>
                <w:szCs w:val="28"/>
                <w:vertAlign w:val="superscript"/>
              </w:rPr>
              <w:t>.</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Iphiclides feisthamelii  </w:t>
            </w:r>
            <w:r w:rsidRPr="00911BAD">
              <w:rPr>
                <w:iCs/>
                <w:color w:val="000000"/>
                <w:sz w:val="28"/>
                <w:szCs w:val="28"/>
                <w:vertAlign w:val="superscript"/>
              </w:rPr>
              <w:t>(Duponchel, 1832)</w:t>
            </w:r>
          </w:p>
        </w:tc>
        <w:tc>
          <w:tcPr>
            <w:tcW w:w="2835" w:type="dxa"/>
          </w:tcPr>
          <w:p w:rsidR="005C0D3B" w:rsidRPr="00E274CA" w:rsidRDefault="005C0D3B" w:rsidP="005C0D3B">
            <w:pPr>
              <w:rPr>
                <w:sz w:val="18"/>
                <w:szCs w:val="18"/>
              </w:rPr>
            </w:pPr>
            <w:r>
              <w:rPr>
                <w:sz w:val="18"/>
                <w:szCs w:val="18"/>
              </w:rPr>
              <w:t>Voilier blanc</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Papilio machaon </w:t>
            </w:r>
            <w:r w:rsidRPr="00911BAD">
              <w:rPr>
                <w:iCs/>
                <w:color w:val="000000"/>
                <w:sz w:val="28"/>
                <w:szCs w:val="28"/>
                <w:vertAlign w:val="superscript"/>
              </w:rPr>
              <w:t>(Verity, 1905)</w:t>
            </w:r>
          </w:p>
        </w:tc>
        <w:tc>
          <w:tcPr>
            <w:tcW w:w="2835" w:type="dxa"/>
          </w:tcPr>
          <w:p w:rsidR="005C0D3B" w:rsidRPr="00E274CA" w:rsidRDefault="005C0D3B" w:rsidP="005C0D3B">
            <w:pPr>
              <w:rPr>
                <w:sz w:val="18"/>
                <w:szCs w:val="18"/>
              </w:rPr>
            </w:pPr>
            <w:r>
              <w:rPr>
                <w:sz w:val="18"/>
                <w:szCs w:val="18"/>
              </w:rPr>
              <w:t>Machaon</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Pieris brassicae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Piéride du chou</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Pieris rapae </w:t>
            </w:r>
            <w:r w:rsidRPr="00911BAD">
              <w:rPr>
                <w:iCs/>
                <w:color w:val="000000"/>
                <w:sz w:val="28"/>
                <w:szCs w:val="28"/>
                <w:vertAlign w:val="superscript"/>
              </w:rPr>
              <w:t>(Verity, 1908)</w:t>
            </w:r>
          </w:p>
        </w:tc>
        <w:tc>
          <w:tcPr>
            <w:tcW w:w="2835" w:type="dxa"/>
          </w:tcPr>
          <w:p w:rsidR="005C0D3B" w:rsidRPr="00E274CA" w:rsidRDefault="005C0D3B" w:rsidP="005C0D3B">
            <w:pPr>
              <w:rPr>
                <w:sz w:val="18"/>
                <w:szCs w:val="18"/>
              </w:rPr>
            </w:pPr>
            <w:r>
              <w:rPr>
                <w:sz w:val="18"/>
                <w:szCs w:val="18"/>
              </w:rPr>
              <w:t>Piéride de la rave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Pontia daplidice </w:t>
            </w:r>
            <w:r w:rsidRPr="00911BAD">
              <w:rPr>
                <w:iCs/>
                <w:color w:val="000000"/>
                <w:sz w:val="28"/>
                <w:szCs w:val="28"/>
                <w:vertAlign w:val="superscript"/>
              </w:rPr>
              <w:t>(Linnaeus, 1908)</w:t>
            </w:r>
            <w:r w:rsidRPr="00911BAD">
              <w:rPr>
                <w:i/>
                <w:iCs/>
                <w:color w:val="000000"/>
                <w:sz w:val="28"/>
                <w:szCs w:val="28"/>
                <w:vertAlign w:val="superscript"/>
              </w:rPr>
              <w:t>.</w:t>
            </w:r>
          </w:p>
          <w:p w:rsidR="005C0D3B" w:rsidRPr="00911BAD" w:rsidRDefault="005C0D3B" w:rsidP="005C0D3B">
            <w:pPr>
              <w:rPr>
                <w:i/>
                <w:iCs/>
                <w:color w:val="000000"/>
                <w:sz w:val="28"/>
                <w:szCs w:val="28"/>
                <w:vertAlign w:val="superscript"/>
              </w:rPr>
            </w:pPr>
          </w:p>
        </w:tc>
        <w:tc>
          <w:tcPr>
            <w:tcW w:w="2835" w:type="dxa"/>
          </w:tcPr>
          <w:p w:rsidR="005C0D3B" w:rsidRPr="00E274CA" w:rsidRDefault="005C0D3B" w:rsidP="005C0D3B">
            <w:pPr>
              <w:rPr>
                <w:sz w:val="18"/>
                <w:szCs w:val="18"/>
              </w:rPr>
            </w:pPr>
            <w:r>
              <w:rPr>
                <w:sz w:val="18"/>
                <w:szCs w:val="18"/>
              </w:rPr>
              <w:t>Marbré de vert</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Euchloe belemia </w:t>
            </w:r>
            <w:r w:rsidRPr="00911BAD">
              <w:rPr>
                <w:iCs/>
                <w:color w:val="000000"/>
                <w:sz w:val="28"/>
                <w:szCs w:val="28"/>
                <w:vertAlign w:val="superscript"/>
              </w:rPr>
              <w:t>(Röber, 1907)</w:t>
            </w:r>
          </w:p>
        </w:tc>
        <w:tc>
          <w:tcPr>
            <w:tcW w:w="2835" w:type="dxa"/>
          </w:tcPr>
          <w:p w:rsidR="005C0D3B" w:rsidRPr="007933E8" w:rsidRDefault="005C0D3B" w:rsidP="005C0D3B">
            <w:pPr>
              <w:rPr>
                <w:sz w:val="18"/>
                <w:szCs w:val="18"/>
              </w:rPr>
            </w:pPr>
            <w:r w:rsidRPr="007933E8">
              <w:rPr>
                <w:sz w:val="18"/>
                <w:szCs w:val="18"/>
                <w:shd w:val="clear" w:color="auto" w:fill="FFFFFF"/>
              </w:rPr>
              <w:t>Piéride du sisymbre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Colias croceus </w:t>
            </w:r>
            <w:r w:rsidRPr="00911BAD">
              <w:rPr>
                <w:iCs/>
                <w:color w:val="000000"/>
                <w:sz w:val="28"/>
                <w:szCs w:val="28"/>
                <w:vertAlign w:val="superscript"/>
              </w:rPr>
              <w:t>(Fourcroy, 1785)</w:t>
            </w:r>
          </w:p>
        </w:tc>
        <w:tc>
          <w:tcPr>
            <w:tcW w:w="2835" w:type="dxa"/>
          </w:tcPr>
          <w:p w:rsidR="005C0D3B" w:rsidRPr="00E274CA" w:rsidRDefault="005C0D3B" w:rsidP="005C0D3B">
            <w:pPr>
              <w:rPr>
                <w:sz w:val="18"/>
                <w:szCs w:val="18"/>
              </w:rPr>
            </w:pPr>
            <w:r>
              <w:rPr>
                <w:sz w:val="18"/>
                <w:szCs w:val="18"/>
              </w:rPr>
              <w:t>Souci</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Gonepteryx cleopatra </w:t>
            </w:r>
            <w:r w:rsidRPr="00911BAD">
              <w:rPr>
                <w:iCs/>
                <w:color w:val="000000"/>
                <w:sz w:val="28"/>
                <w:szCs w:val="28"/>
                <w:vertAlign w:val="superscript"/>
              </w:rPr>
              <w:t>(Linnaeus, 1767)</w:t>
            </w:r>
          </w:p>
        </w:tc>
        <w:tc>
          <w:tcPr>
            <w:tcW w:w="2835" w:type="dxa"/>
          </w:tcPr>
          <w:p w:rsidR="005C0D3B" w:rsidRPr="00E274CA" w:rsidRDefault="005C0D3B" w:rsidP="005C0D3B">
            <w:pPr>
              <w:rPr>
                <w:sz w:val="18"/>
                <w:szCs w:val="18"/>
              </w:rPr>
            </w:pPr>
            <w:r>
              <w:rPr>
                <w:sz w:val="18"/>
                <w:szCs w:val="18"/>
              </w:rPr>
              <w:t>Citron de Provence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Lycaena phlaeas </w:t>
            </w:r>
            <w:r w:rsidRPr="00911BAD">
              <w:rPr>
                <w:iCs/>
                <w:color w:val="000000"/>
                <w:sz w:val="28"/>
                <w:szCs w:val="28"/>
                <w:vertAlign w:val="superscript"/>
              </w:rPr>
              <w:t>(Linnaeus, 1761)</w:t>
            </w:r>
          </w:p>
        </w:tc>
        <w:tc>
          <w:tcPr>
            <w:tcW w:w="2835" w:type="dxa"/>
          </w:tcPr>
          <w:p w:rsidR="005C0D3B" w:rsidRPr="00E274CA" w:rsidRDefault="005C0D3B" w:rsidP="005C0D3B">
            <w:pPr>
              <w:rPr>
                <w:sz w:val="18"/>
                <w:szCs w:val="18"/>
              </w:rPr>
            </w:pPr>
            <w:r>
              <w:rPr>
                <w:sz w:val="18"/>
                <w:szCs w:val="18"/>
              </w:rPr>
              <w:t>Cuivré commun</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rStyle w:val="Accentuation"/>
                <w:sz w:val="28"/>
                <w:szCs w:val="28"/>
                <w:vertAlign w:val="superscript"/>
              </w:rPr>
              <w:t>Lampides boeticus (Linnaeus, 1767).</w:t>
            </w:r>
          </w:p>
        </w:tc>
        <w:tc>
          <w:tcPr>
            <w:tcW w:w="2835" w:type="dxa"/>
          </w:tcPr>
          <w:p w:rsidR="005C0D3B" w:rsidRPr="00E274CA" w:rsidRDefault="005C0D3B" w:rsidP="005C0D3B">
            <w:pPr>
              <w:rPr>
                <w:sz w:val="18"/>
                <w:szCs w:val="18"/>
              </w:rPr>
            </w:pPr>
            <w:r>
              <w:rPr>
                <w:sz w:val="18"/>
                <w:szCs w:val="18"/>
              </w:rPr>
              <w:t>Azuré porte-queue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Azanus jesous</w:t>
            </w:r>
            <w:r w:rsidRPr="00911BAD">
              <w:rPr>
                <w:iCs/>
                <w:color w:val="000000"/>
                <w:sz w:val="28"/>
                <w:szCs w:val="28"/>
                <w:vertAlign w:val="superscript"/>
              </w:rPr>
              <w:t xml:space="preserve"> (Guérin-Méneville, 1849)</w:t>
            </w:r>
            <w:r w:rsidRPr="00911BAD">
              <w:rPr>
                <w:i/>
                <w:iCs/>
                <w:color w:val="000000"/>
                <w:sz w:val="28"/>
                <w:szCs w:val="28"/>
                <w:vertAlign w:val="superscript"/>
              </w:rPr>
              <w:t>.</w:t>
            </w:r>
          </w:p>
        </w:tc>
        <w:tc>
          <w:tcPr>
            <w:tcW w:w="2835" w:type="dxa"/>
          </w:tcPr>
          <w:p w:rsidR="005C0D3B" w:rsidRPr="00E274CA" w:rsidRDefault="005C0D3B" w:rsidP="005C0D3B">
            <w:pPr>
              <w:rPr>
                <w:sz w:val="18"/>
                <w:szCs w:val="18"/>
              </w:rPr>
            </w:pPr>
            <w:r>
              <w:rPr>
                <w:sz w:val="18"/>
                <w:szCs w:val="18"/>
              </w:rPr>
              <w:t>Azuré du Mimosa</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rStyle w:val="Accentuation"/>
                <w:sz w:val="28"/>
                <w:szCs w:val="28"/>
                <w:vertAlign w:val="superscript"/>
              </w:rPr>
              <w:lastRenderedPageBreak/>
              <w:t>Zizeeria knysna (Trimen, 1862).</w:t>
            </w:r>
          </w:p>
        </w:tc>
        <w:tc>
          <w:tcPr>
            <w:tcW w:w="2835" w:type="dxa"/>
          </w:tcPr>
          <w:p w:rsidR="005C0D3B" w:rsidRPr="007933E8" w:rsidRDefault="005C0D3B" w:rsidP="005C0D3B">
            <w:pPr>
              <w:rPr>
                <w:sz w:val="18"/>
                <w:szCs w:val="18"/>
              </w:rPr>
            </w:pPr>
            <w:r w:rsidRPr="007933E8">
              <w:rPr>
                <w:sz w:val="18"/>
                <w:szCs w:val="18"/>
                <w:shd w:val="clear" w:color="auto" w:fill="FFFFFF"/>
              </w:rPr>
              <w:t>Azuré de Trimen</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Polyommatus celina </w:t>
            </w:r>
            <w:r w:rsidRPr="00911BAD">
              <w:rPr>
                <w:iCs/>
                <w:color w:val="000000"/>
                <w:sz w:val="28"/>
                <w:szCs w:val="28"/>
                <w:vertAlign w:val="superscript"/>
              </w:rPr>
              <w:t>(Austaut, 1879)</w:t>
            </w:r>
            <w:r w:rsidRPr="00911BAD">
              <w:rPr>
                <w:i/>
                <w:iCs/>
                <w:color w:val="000000"/>
                <w:sz w:val="28"/>
                <w:szCs w:val="28"/>
                <w:vertAlign w:val="superscript"/>
              </w:rPr>
              <w:t>.</w:t>
            </w:r>
          </w:p>
        </w:tc>
        <w:tc>
          <w:tcPr>
            <w:tcW w:w="2835" w:type="dxa"/>
          </w:tcPr>
          <w:p w:rsidR="005C0D3B" w:rsidRPr="00E274CA" w:rsidRDefault="005C0D3B" w:rsidP="005C0D3B">
            <w:pPr>
              <w:rPr>
                <w:sz w:val="18"/>
                <w:szCs w:val="18"/>
              </w:rPr>
            </w:pPr>
            <w:r>
              <w:rPr>
                <w:sz w:val="18"/>
                <w:szCs w:val="18"/>
              </w:rPr>
              <w:t>Azuré commun</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Danaus plexippus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Grand Monarque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bCs/>
                <w:i/>
                <w:color w:val="000000"/>
                <w:sz w:val="28"/>
                <w:szCs w:val="28"/>
                <w:vertAlign w:val="superscript"/>
              </w:rPr>
              <w:t xml:space="preserve">Danaus chrysippus </w:t>
            </w:r>
            <w:r w:rsidRPr="00911BAD">
              <w:rPr>
                <w:b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Petit Monarque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Vanessa atalanta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Vulcain</w:t>
            </w:r>
          </w:p>
        </w:tc>
        <w:tc>
          <w:tcPr>
            <w:tcW w:w="3119" w:type="dxa"/>
          </w:tcPr>
          <w:p w:rsidR="005C0D3B" w:rsidRDefault="005C0D3B" w:rsidP="005C0D3B">
            <w:r w:rsidRPr="00AF7036">
              <w:rPr>
                <w:sz w:val="18"/>
                <w:szCs w:val="18"/>
              </w:rPr>
              <w:t>Migrateur</w:t>
            </w:r>
          </w:p>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Vanessa cardui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Belle-dame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Pararge aegeria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Tircis</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Carcharodus tripolina </w:t>
            </w:r>
            <w:r w:rsidRPr="00911BAD">
              <w:rPr>
                <w:iCs/>
                <w:color w:val="000000"/>
                <w:sz w:val="28"/>
                <w:szCs w:val="28"/>
                <w:vertAlign w:val="superscript"/>
              </w:rPr>
              <w:t>(Verity, 1925)</w:t>
            </w:r>
          </w:p>
        </w:tc>
        <w:tc>
          <w:tcPr>
            <w:tcW w:w="2835" w:type="dxa"/>
          </w:tcPr>
          <w:p w:rsidR="005C0D3B" w:rsidRPr="007933E8" w:rsidRDefault="005C0D3B" w:rsidP="005C0D3B">
            <w:pPr>
              <w:rPr>
                <w:sz w:val="18"/>
                <w:szCs w:val="18"/>
              </w:rPr>
            </w:pPr>
            <w:r w:rsidRPr="007933E8">
              <w:rPr>
                <w:color w:val="222222"/>
                <w:sz w:val="18"/>
                <w:szCs w:val="18"/>
                <w:shd w:val="clear" w:color="auto" w:fill="FFFFFF"/>
              </w:rPr>
              <w:t>Hespérie almoravide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Thymelicus acteon </w:t>
            </w:r>
            <w:r w:rsidRPr="00911BAD">
              <w:rPr>
                <w:iCs/>
                <w:color w:val="000000"/>
                <w:sz w:val="28"/>
                <w:szCs w:val="28"/>
                <w:vertAlign w:val="superscript"/>
              </w:rPr>
              <w:t>(Rottemburg, 1775)</w:t>
            </w:r>
          </w:p>
        </w:tc>
        <w:tc>
          <w:tcPr>
            <w:tcW w:w="2835" w:type="dxa"/>
          </w:tcPr>
          <w:p w:rsidR="005C0D3B" w:rsidRPr="007933E8" w:rsidRDefault="005C0D3B" w:rsidP="005C0D3B">
            <w:pPr>
              <w:rPr>
                <w:sz w:val="18"/>
                <w:szCs w:val="18"/>
              </w:rPr>
            </w:pPr>
            <w:r w:rsidRPr="007933E8">
              <w:rPr>
                <w:color w:val="222222"/>
                <w:sz w:val="18"/>
                <w:szCs w:val="18"/>
                <w:shd w:val="clear" w:color="auto" w:fill="FFFFFF"/>
              </w:rPr>
              <w:t>Hespérie du chiendent</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Aporodes floralis </w:t>
            </w:r>
            <w:r w:rsidRPr="00911BAD">
              <w:rPr>
                <w:iCs/>
                <w:color w:val="000000"/>
                <w:sz w:val="28"/>
                <w:szCs w:val="28"/>
                <w:vertAlign w:val="superscript"/>
              </w:rPr>
              <w:t>(Hübner, 1809)</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Metasia suppandalis </w:t>
            </w:r>
            <w:r w:rsidRPr="00911BAD">
              <w:rPr>
                <w:color w:val="000000"/>
                <w:sz w:val="28"/>
                <w:szCs w:val="28"/>
                <w:vertAlign w:val="superscript"/>
              </w:rPr>
              <w:t>(Hübner, 1823)</w:t>
            </w:r>
          </w:p>
        </w:tc>
        <w:tc>
          <w:tcPr>
            <w:tcW w:w="2835" w:type="dxa"/>
          </w:tcPr>
          <w:p w:rsidR="005C0D3B" w:rsidRPr="00D857BD" w:rsidRDefault="005C0D3B" w:rsidP="005C0D3B">
            <w:pPr>
              <w:rPr>
                <w:sz w:val="18"/>
                <w:szCs w:val="18"/>
              </w:rPr>
            </w:pPr>
            <w:r w:rsidRPr="00D857BD">
              <w:rPr>
                <w:sz w:val="18"/>
                <w:szCs w:val="18"/>
                <w:shd w:val="clear" w:color="auto" w:fill="FFFFFF"/>
              </w:rPr>
              <w:t>La Métasie d'Hübner</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Palepicorsia ustrinalis </w:t>
            </w:r>
            <w:r w:rsidRPr="00911BAD">
              <w:rPr>
                <w:iCs/>
                <w:color w:val="000000"/>
                <w:sz w:val="28"/>
                <w:szCs w:val="28"/>
                <w:vertAlign w:val="superscript"/>
              </w:rPr>
              <w:t>(Christoph, 1877)</w:t>
            </w:r>
          </w:p>
        </w:tc>
        <w:tc>
          <w:tcPr>
            <w:tcW w:w="2835" w:type="dxa"/>
          </w:tcPr>
          <w:p w:rsidR="005C0D3B" w:rsidRPr="00D857BD" w:rsidRDefault="005C0D3B" w:rsidP="005C0D3B">
            <w:pPr>
              <w:rPr>
                <w:sz w:val="18"/>
                <w:szCs w:val="18"/>
              </w:rPr>
            </w:pPr>
            <w:r w:rsidRPr="00D857BD">
              <w:rPr>
                <w:sz w:val="18"/>
                <w:szCs w:val="18"/>
                <w:shd w:val="clear" w:color="auto" w:fill="FFFFFF"/>
              </w:rPr>
              <w:t>Le Botys brûlé</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jc w:val="both"/>
              <w:rPr>
                <w:i/>
                <w:iCs/>
                <w:color w:val="000000"/>
                <w:sz w:val="28"/>
                <w:szCs w:val="28"/>
                <w:vertAlign w:val="superscript"/>
              </w:rPr>
            </w:pPr>
            <w:r w:rsidRPr="00911BAD">
              <w:rPr>
                <w:i/>
                <w:iCs/>
                <w:color w:val="000000"/>
                <w:sz w:val="28"/>
                <w:szCs w:val="28"/>
                <w:vertAlign w:val="superscript"/>
              </w:rPr>
              <w:t xml:space="preserve">Pyrausta despicata </w:t>
            </w:r>
            <w:r w:rsidRPr="00911BAD">
              <w:rPr>
                <w:iCs/>
                <w:color w:val="000000"/>
                <w:sz w:val="28"/>
                <w:szCs w:val="28"/>
                <w:vertAlign w:val="superscript"/>
              </w:rPr>
              <w:t>(Scopoli, 1763)</w:t>
            </w:r>
          </w:p>
        </w:tc>
        <w:tc>
          <w:tcPr>
            <w:tcW w:w="2835" w:type="dxa"/>
          </w:tcPr>
          <w:p w:rsidR="005C0D3B" w:rsidRPr="00E274CA" w:rsidRDefault="005C0D3B" w:rsidP="005C0D3B">
            <w:pPr>
              <w:rPr>
                <w:sz w:val="18"/>
                <w:szCs w:val="18"/>
              </w:rPr>
            </w:pPr>
            <w:r>
              <w:rPr>
                <w:sz w:val="18"/>
                <w:szCs w:val="18"/>
              </w:rPr>
              <w:t>La pyrauste du plantain</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color w:val="000000"/>
                <w:sz w:val="28"/>
                <w:szCs w:val="28"/>
                <w:vertAlign w:val="superscript"/>
              </w:rPr>
            </w:pPr>
            <w:r w:rsidRPr="00911BAD">
              <w:rPr>
                <w:i/>
                <w:iCs/>
                <w:color w:val="000000"/>
                <w:sz w:val="28"/>
                <w:szCs w:val="28"/>
                <w:vertAlign w:val="superscript"/>
              </w:rPr>
              <w:t xml:space="preserve">Udea ferrugalis </w:t>
            </w:r>
            <w:r w:rsidRPr="00911BAD">
              <w:rPr>
                <w:iCs/>
                <w:color w:val="000000"/>
                <w:sz w:val="28"/>
                <w:szCs w:val="28"/>
                <w:vertAlign w:val="superscript"/>
              </w:rPr>
              <w:t>(Hübner, 1796)</w:t>
            </w:r>
          </w:p>
        </w:tc>
        <w:tc>
          <w:tcPr>
            <w:tcW w:w="2835" w:type="dxa"/>
          </w:tcPr>
          <w:p w:rsidR="005C0D3B" w:rsidRPr="00F874BD" w:rsidRDefault="005C0D3B" w:rsidP="005C0D3B">
            <w:pPr>
              <w:rPr>
                <w:sz w:val="18"/>
                <w:szCs w:val="18"/>
              </w:rPr>
            </w:pPr>
            <w:r w:rsidRPr="00F874BD">
              <w:rPr>
                <w:sz w:val="18"/>
                <w:szCs w:val="18"/>
                <w:shd w:val="clear" w:color="auto" w:fill="FFFFFF"/>
              </w:rPr>
              <w:t>Botys ferrugineux</w:t>
            </w:r>
          </w:p>
        </w:tc>
        <w:tc>
          <w:tcPr>
            <w:tcW w:w="3119" w:type="dxa"/>
          </w:tcPr>
          <w:p w:rsidR="005C0D3B" w:rsidRDefault="005C0D3B" w:rsidP="005C0D3B"/>
        </w:tc>
      </w:tr>
      <w:tr w:rsidR="005C0D3B" w:rsidRPr="00F874BD"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Uresiphita gilvata </w:t>
            </w:r>
            <w:r w:rsidRPr="00911BAD">
              <w:rPr>
                <w:iCs/>
                <w:color w:val="000000"/>
                <w:sz w:val="28"/>
                <w:szCs w:val="28"/>
                <w:vertAlign w:val="superscript"/>
              </w:rPr>
              <w:t>(Fabricius, 1794)</w:t>
            </w:r>
          </w:p>
        </w:tc>
        <w:tc>
          <w:tcPr>
            <w:tcW w:w="2835" w:type="dxa"/>
          </w:tcPr>
          <w:p w:rsidR="005C0D3B" w:rsidRPr="00F874BD" w:rsidRDefault="005C0D3B" w:rsidP="005C0D3B">
            <w:pPr>
              <w:rPr>
                <w:sz w:val="18"/>
                <w:szCs w:val="18"/>
              </w:rPr>
            </w:pPr>
            <w:r w:rsidRPr="00F874BD">
              <w:rPr>
                <w:sz w:val="18"/>
                <w:szCs w:val="18"/>
                <w:shd w:val="clear" w:color="auto" w:fill="FFFFFF"/>
              </w:rPr>
              <w:t>Le Botys de la traînasse</w:t>
            </w:r>
          </w:p>
        </w:tc>
        <w:tc>
          <w:tcPr>
            <w:tcW w:w="3119" w:type="dxa"/>
          </w:tcPr>
          <w:p w:rsidR="005C0D3B" w:rsidRPr="00F874BD" w:rsidRDefault="005C0D3B" w:rsidP="005C0D3B">
            <w:pPr>
              <w:rPr>
                <w:sz w:val="18"/>
                <w:szCs w:val="18"/>
              </w:rPr>
            </w:pPr>
            <w:r w:rsidRPr="00F874BD">
              <w:rPr>
                <w:sz w:val="18"/>
                <w:szCs w:val="18"/>
              </w:rPr>
              <w:t>PHL : Genêts, Cytise etc.</w:t>
            </w:r>
          </w:p>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Nomophila noctuella </w:t>
            </w:r>
            <w:r w:rsidRPr="00911BAD">
              <w:rPr>
                <w:iCs/>
                <w:sz w:val="28"/>
                <w:szCs w:val="28"/>
                <w:vertAlign w:val="superscript"/>
              </w:rPr>
              <w:t>(</w:t>
            </w:r>
            <w:r w:rsidRPr="00911BAD">
              <w:rPr>
                <w:sz w:val="28"/>
                <w:szCs w:val="28"/>
                <w:shd w:val="clear" w:color="auto" w:fill="FFFFFF"/>
                <w:vertAlign w:val="superscript"/>
              </w:rPr>
              <w:t>Denis &amp; Schiffermüller, 1775)</w:t>
            </w:r>
          </w:p>
        </w:tc>
        <w:tc>
          <w:tcPr>
            <w:tcW w:w="2835" w:type="dxa"/>
          </w:tcPr>
          <w:p w:rsidR="005C0D3B" w:rsidRPr="00F874BD" w:rsidRDefault="005C0D3B" w:rsidP="005C0D3B">
            <w:pPr>
              <w:rPr>
                <w:sz w:val="18"/>
                <w:szCs w:val="18"/>
              </w:rPr>
            </w:pPr>
            <w:r w:rsidRPr="00F874BD">
              <w:rPr>
                <w:sz w:val="18"/>
                <w:szCs w:val="18"/>
                <w:shd w:val="clear" w:color="auto" w:fill="FFFFFF"/>
              </w:rPr>
              <w:t>Pyrale de la Luzerne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Spoladea recurvalis </w:t>
            </w:r>
            <w:r w:rsidRPr="00911BAD">
              <w:rPr>
                <w:iCs/>
                <w:color w:val="000000"/>
                <w:sz w:val="28"/>
                <w:szCs w:val="28"/>
                <w:vertAlign w:val="superscript"/>
              </w:rPr>
              <w:t>(Fabricius, 1775)</w:t>
            </w:r>
          </w:p>
        </w:tc>
        <w:tc>
          <w:tcPr>
            <w:tcW w:w="2835" w:type="dxa"/>
          </w:tcPr>
          <w:p w:rsidR="005C0D3B" w:rsidRPr="00F874BD" w:rsidRDefault="005C0D3B" w:rsidP="005C0D3B">
            <w:pPr>
              <w:rPr>
                <w:sz w:val="18"/>
                <w:szCs w:val="18"/>
              </w:rPr>
            </w:pPr>
            <w:r w:rsidRPr="00F874BD">
              <w:rPr>
                <w:sz w:val="18"/>
                <w:szCs w:val="18"/>
                <w:shd w:val="clear" w:color="auto" w:fill="FFFFFF"/>
              </w:rPr>
              <w:t>Pyrale de la Betterave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Herpetogramma licarsisalis </w:t>
            </w:r>
            <w:r w:rsidRPr="00911BAD">
              <w:rPr>
                <w:color w:val="000000"/>
                <w:sz w:val="28"/>
                <w:szCs w:val="28"/>
                <w:vertAlign w:val="superscript"/>
              </w:rPr>
              <w:t>(Walker, 1859)</w:t>
            </w:r>
          </w:p>
        </w:tc>
        <w:tc>
          <w:tcPr>
            <w:tcW w:w="2835" w:type="dxa"/>
          </w:tcPr>
          <w:p w:rsidR="005C0D3B" w:rsidRPr="00E274CA" w:rsidRDefault="005C0D3B" w:rsidP="005C0D3B">
            <w:pPr>
              <w:rPr>
                <w:sz w:val="18"/>
                <w:szCs w:val="18"/>
              </w:rPr>
            </w:pPr>
            <w:r>
              <w:rPr>
                <w:sz w:val="18"/>
                <w:szCs w:val="18"/>
              </w:rPr>
              <w:t>Botys du gazon</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lastRenderedPageBreak/>
              <w:t xml:space="preserve">Utetheisa pulchella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La Gentille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lang w:val="en-US"/>
              </w:rPr>
              <w:t xml:space="preserve">Lygephila exsiccate </w:t>
            </w:r>
            <w:r w:rsidRPr="00911BAD">
              <w:rPr>
                <w:iCs/>
                <w:color w:val="000000"/>
                <w:sz w:val="28"/>
                <w:szCs w:val="28"/>
                <w:vertAlign w:val="superscript"/>
                <w:lang w:val="en-US"/>
              </w:rPr>
              <w:t>(Lederer, 1855)</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Ocnogyna baetica </w:t>
            </w:r>
            <w:r w:rsidRPr="00911BAD">
              <w:rPr>
                <w:color w:val="000000"/>
                <w:sz w:val="28"/>
                <w:szCs w:val="28"/>
                <w:vertAlign w:val="superscript"/>
              </w:rPr>
              <w:t>(Rambur, 1836)</w:t>
            </w:r>
          </w:p>
        </w:tc>
        <w:tc>
          <w:tcPr>
            <w:tcW w:w="2835" w:type="dxa"/>
          </w:tcPr>
          <w:p w:rsidR="005C0D3B" w:rsidRPr="00E274CA" w:rsidRDefault="005C0D3B" w:rsidP="005C0D3B">
            <w:pPr>
              <w:rPr>
                <w:sz w:val="18"/>
                <w:szCs w:val="18"/>
              </w:rPr>
            </w:pPr>
            <w:r>
              <w:rPr>
                <w:sz w:val="18"/>
                <w:szCs w:val="18"/>
              </w:rPr>
              <w:t>Ecaille tesselée bétique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Calymma communimacula </w:t>
            </w:r>
            <w:r w:rsidRPr="00911BAD">
              <w:rPr>
                <w:iCs/>
                <w:color w:val="000000"/>
                <w:sz w:val="28"/>
                <w:szCs w:val="28"/>
                <w:vertAlign w:val="superscript"/>
              </w:rPr>
              <w:t>(</w:t>
            </w:r>
            <w:r w:rsidRPr="00911BAD">
              <w:rPr>
                <w:sz w:val="28"/>
                <w:szCs w:val="28"/>
                <w:shd w:val="clear" w:color="auto" w:fill="FFFFFF"/>
                <w:vertAlign w:val="superscript"/>
              </w:rPr>
              <w:t>Denis &amp; Schiffermüller, 1775)</w:t>
            </w:r>
          </w:p>
        </w:tc>
        <w:tc>
          <w:tcPr>
            <w:tcW w:w="2835" w:type="dxa"/>
          </w:tcPr>
          <w:p w:rsidR="005C0D3B" w:rsidRPr="00F874BD" w:rsidRDefault="005C0D3B" w:rsidP="005C0D3B">
            <w:pPr>
              <w:rPr>
                <w:sz w:val="18"/>
                <w:szCs w:val="18"/>
              </w:rPr>
            </w:pPr>
            <w:r w:rsidRPr="00F874BD">
              <w:rPr>
                <w:sz w:val="18"/>
                <w:szCs w:val="18"/>
              </w:rPr>
              <w:t>Anthophile écussonnée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Eublemma parva </w:t>
            </w:r>
            <w:r w:rsidRPr="00911BAD">
              <w:rPr>
                <w:iCs/>
                <w:color w:val="000000"/>
                <w:sz w:val="28"/>
                <w:szCs w:val="28"/>
                <w:vertAlign w:val="superscript"/>
              </w:rPr>
              <w:t>(Hübner, 1808)</w:t>
            </w:r>
          </w:p>
        </w:tc>
        <w:tc>
          <w:tcPr>
            <w:tcW w:w="2835" w:type="dxa"/>
          </w:tcPr>
          <w:p w:rsidR="005C0D3B" w:rsidRPr="00F874BD" w:rsidRDefault="005C0D3B" w:rsidP="005C0D3B">
            <w:pPr>
              <w:rPr>
                <w:sz w:val="18"/>
                <w:szCs w:val="18"/>
              </w:rPr>
            </w:pPr>
            <w:r w:rsidRPr="00F874BD">
              <w:rPr>
                <w:color w:val="000000"/>
                <w:sz w:val="18"/>
                <w:szCs w:val="18"/>
                <w:shd w:val="clear" w:color="auto" w:fill="DEDEDE"/>
              </w:rPr>
              <w:t>Anthophile des inules</w:t>
            </w:r>
          </w:p>
        </w:tc>
        <w:tc>
          <w:tcPr>
            <w:tcW w:w="3119" w:type="dxa"/>
          </w:tcPr>
          <w:p w:rsidR="005C0D3B" w:rsidRDefault="005C0D3B" w:rsidP="005C0D3B">
            <w:r>
              <w:t>PHL : Inules</w:t>
            </w:r>
          </w:p>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Rhodometra sacraria </w:t>
            </w:r>
            <w:r w:rsidRPr="00911BAD">
              <w:rPr>
                <w:iCs/>
                <w:color w:val="000000"/>
                <w:sz w:val="28"/>
                <w:szCs w:val="28"/>
                <w:vertAlign w:val="superscript"/>
              </w:rPr>
              <w:t>(Linnaeus, 1767)</w:t>
            </w:r>
          </w:p>
        </w:tc>
        <w:tc>
          <w:tcPr>
            <w:tcW w:w="2835" w:type="dxa"/>
          </w:tcPr>
          <w:p w:rsidR="005C0D3B" w:rsidRPr="00E274CA" w:rsidRDefault="005C0D3B" w:rsidP="005C0D3B">
            <w:pPr>
              <w:rPr>
                <w:sz w:val="18"/>
                <w:szCs w:val="18"/>
              </w:rPr>
            </w:pPr>
            <w:r>
              <w:rPr>
                <w:sz w:val="18"/>
                <w:szCs w:val="18"/>
              </w:rPr>
              <w:t>Phalène sacrée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Lasiocampa trifolii </w:t>
            </w:r>
            <w:r w:rsidRPr="00911BAD">
              <w:rPr>
                <w:color w:val="000000"/>
                <w:sz w:val="28"/>
                <w:szCs w:val="28"/>
                <w:vertAlign w:val="superscript"/>
              </w:rPr>
              <w:t>(</w:t>
            </w:r>
            <w:r w:rsidRPr="00911BAD">
              <w:rPr>
                <w:sz w:val="28"/>
                <w:szCs w:val="28"/>
                <w:shd w:val="clear" w:color="auto" w:fill="FFFFFF"/>
                <w:vertAlign w:val="superscript"/>
              </w:rPr>
              <w:t>Denis &amp; Schiffermüller, 1775)</w:t>
            </w:r>
          </w:p>
        </w:tc>
        <w:tc>
          <w:tcPr>
            <w:tcW w:w="2835" w:type="dxa"/>
          </w:tcPr>
          <w:p w:rsidR="005C0D3B" w:rsidRPr="00E274CA" w:rsidRDefault="005C0D3B" w:rsidP="005C0D3B">
            <w:pPr>
              <w:rPr>
                <w:sz w:val="18"/>
                <w:szCs w:val="18"/>
              </w:rPr>
            </w:pPr>
            <w:r>
              <w:rPr>
                <w:sz w:val="18"/>
                <w:szCs w:val="18"/>
              </w:rPr>
              <w:t>Bombyx du trèfle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Acontia trabealis </w:t>
            </w:r>
            <w:r w:rsidRPr="00911BAD">
              <w:rPr>
                <w:iCs/>
                <w:color w:val="000000"/>
                <w:sz w:val="28"/>
                <w:szCs w:val="28"/>
                <w:vertAlign w:val="superscript"/>
              </w:rPr>
              <w:t>(Scopoli, 1763)</w:t>
            </w:r>
          </w:p>
        </w:tc>
        <w:tc>
          <w:tcPr>
            <w:tcW w:w="2835" w:type="dxa"/>
          </w:tcPr>
          <w:p w:rsidR="005C0D3B" w:rsidRPr="00E274CA" w:rsidRDefault="005C0D3B" w:rsidP="005C0D3B">
            <w:pPr>
              <w:rPr>
                <w:sz w:val="18"/>
                <w:szCs w:val="18"/>
              </w:rPr>
            </w:pPr>
            <w:r>
              <w:rPr>
                <w:sz w:val="18"/>
                <w:szCs w:val="18"/>
              </w:rPr>
              <w:t>Arlequinette jaune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Aegle vespertinalis </w:t>
            </w:r>
            <w:r w:rsidRPr="00911BAD">
              <w:rPr>
                <w:iCs/>
                <w:color w:val="000000"/>
                <w:sz w:val="28"/>
                <w:szCs w:val="28"/>
                <w:vertAlign w:val="superscript"/>
              </w:rPr>
              <w:t>(Rambur, 1813)</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Autographa gamma </w:t>
            </w:r>
            <w:r w:rsidRPr="00911BAD">
              <w:rPr>
                <w:iCs/>
                <w:color w:val="000000"/>
                <w:sz w:val="28"/>
                <w:szCs w:val="28"/>
                <w:vertAlign w:val="superscript"/>
              </w:rPr>
              <w:t>(Linnaeus, 1758)</w:t>
            </w:r>
          </w:p>
        </w:tc>
        <w:tc>
          <w:tcPr>
            <w:tcW w:w="2835" w:type="dxa"/>
          </w:tcPr>
          <w:p w:rsidR="005C0D3B" w:rsidRPr="00E274CA" w:rsidRDefault="005C0D3B" w:rsidP="005C0D3B">
            <w:pPr>
              <w:rPr>
                <w:sz w:val="18"/>
                <w:szCs w:val="18"/>
              </w:rPr>
            </w:pPr>
            <w:r>
              <w:rPr>
                <w:sz w:val="18"/>
                <w:szCs w:val="18"/>
              </w:rPr>
              <w:t>Gamma</w:t>
            </w:r>
          </w:p>
        </w:tc>
        <w:tc>
          <w:tcPr>
            <w:tcW w:w="3119" w:type="dxa"/>
          </w:tcPr>
          <w:p w:rsidR="005C0D3B" w:rsidRDefault="005C0D3B" w:rsidP="005C0D3B">
            <w:r>
              <w:t>Migrateur</w:t>
            </w:r>
          </w:p>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Helicoverpa armigera </w:t>
            </w:r>
            <w:r w:rsidRPr="00911BAD">
              <w:rPr>
                <w:iCs/>
                <w:color w:val="000000"/>
                <w:sz w:val="28"/>
                <w:szCs w:val="28"/>
                <w:vertAlign w:val="superscript"/>
              </w:rPr>
              <w:t>(Hübner, 1808)</w:t>
            </w:r>
          </w:p>
        </w:tc>
        <w:tc>
          <w:tcPr>
            <w:tcW w:w="2835" w:type="dxa"/>
          </w:tcPr>
          <w:p w:rsidR="005C0D3B" w:rsidRPr="00E274CA" w:rsidRDefault="005C0D3B" w:rsidP="005C0D3B">
            <w:pPr>
              <w:rPr>
                <w:sz w:val="18"/>
                <w:szCs w:val="18"/>
              </w:rPr>
            </w:pPr>
            <w:r>
              <w:rPr>
                <w:sz w:val="18"/>
                <w:szCs w:val="18"/>
              </w:rPr>
              <w:t>Armigère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Heliothis peltigera </w:t>
            </w:r>
            <w:r w:rsidRPr="00911BAD">
              <w:rPr>
                <w:color w:val="000000"/>
                <w:sz w:val="28"/>
                <w:szCs w:val="28"/>
                <w:vertAlign w:val="superscript"/>
              </w:rPr>
              <w:t>(</w:t>
            </w:r>
            <w:r w:rsidRPr="00911BAD">
              <w:rPr>
                <w:sz w:val="28"/>
                <w:szCs w:val="28"/>
                <w:shd w:val="clear" w:color="auto" w:fill="FFFFFF"/>
                <w:vertAlign w:val="superscript"/>
              </w:rPr>
              <w:t>Denis &amp; Schiffermüller, 1775)</w:t>
            </w:r>
          </w:p>
        </w:tc>
        <w:tc>
          <w:tcPr>
            <w:tcW w:w="2835" w:type="dxa"/>
          </w:tcPr>
          <w:p w:rsidR="005C0D3B" w:rsidRPr="00E274CA" w:rsidRDefault="005C0D3B" w:rsidP="005C0D3B">
            <w:pPr>
              <w:rPr>
                <w:sz w:val="18"/>
                <w:szCs w:val="18"/>
              </w:rPr>
            </w:pPr>
            <w:r>
              <w:rPr>
                <w:sz w:val="18"/>
                <w:szCs w:val="18"/>
              </w:rPr>
              <w:t>Noctuelle peltigère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Acontia lucida </w:t>
            </w:r>
            <w:r w:rsidRPr="00911BAD">
              <w:rPr>
                <w:iCs/>
                <w:color w:val="000000"/>
                <w:sz w:val="28"/>
                <w:szCs w:val="28"/>
                <w:vertAlign w:val="superscript"/>
              </w:rPr>
              <w:t>(Hufnagel, 1766)</w:t>
            </w:r>
          </w:p>
        </w:tc>
        <w:tc>
          <w:tcPr>
            <w:tcW w:w="2835" w:type="dxa"/>
          </w:tcPr>
          <w:p w:rsidR="005C0D3B" w:rsidRPr="00E274CA" w:rsidRDefault="005C0D3B" w:rsidP="005C0D3B">
            <w:pPr>
              <w:rPr>
                <w:sz w:val="18"/>
                <w:szCs w:val="18"/>
              </w:rPr>
            </w:pPr>
            <w:r>
              <w:rPr>
                <w:sz w:val="18"/>
                <w:szCs w:val="18"/>
              </w:rPr>
              <w:t>Collier blanc</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rStyle w:val="Accentuation"/>
                <w:sz w:val="28"/>
                <w:szCs w:val="28"/>
                <w:vertAlign w:val="superscript"/>
              </w:rPr>
              <w:t>Shargacucullia verbasci (Linnaeus, 1758)</w:t>
            </w:r>
          </w:p>
        </w:tc>
        <w:tc>
          <w:tcPr>
            <w:tcW w:w="2835" w:type="dxa"/>
          </w:tcPr>
          <w:p w:rsidR="005C0D3B" w:rsidRPr="00B63637" w:rsidRDefault="005C0D3B" w:rsidP="005C0D3B">
            <w:pPr>
              <w:rPr>
                <w:sz w:val="18"/>
                <w:szCs w:val="18"/>
              </w:rPr>
            </w:pPr>
            <w:r w:rsidRPr="00B63637">
              <w:rPr>
                <w:sz w:val="18"/>
                <w:szCs w:val="18"/>
                <w:shd w:val="clear" w:color="auto" w:fill="FFFFFF"/>
              </w:rPr>
              <w:t>La Cucullie de la scrofulaire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Achyra nudalis </w:t>
            </w:r>
            <w:r w:rsidRPr="00911BAD">
              <w:rPr>
                <w:iCs/>
                <w:color w:val="000000"/>
                <w:sz w:val="28"/>
                <w:szCs w:val="28"/>
                <w:vertAlign w:val="superscript"/>
              </w:rPr>
              <w:t>(Hübner, 1796)</w:t>
            </w:r>
          </w:p>
        </w:tc>
        <w:tc>
          <w:tcPr>
            <w:tcW w:w="2835" w:type="dxa"/>
          </w:tcPr>
          <w:p w:rsidR="005C0D3B" w:rsidRPr="00E274CA" w:rsidRDefault="005C0D3B" w:rsidP="005C0D3B">
            <w:pPr>
              <w:rPr>
                <w:sz w:val="18"/>
                <w:szCs w:val="18"/>
              </w:rPr>
            </w:pPr>
            <w:r>
              <w:rPr>
                <w:sz w:val="18"/>
                <w:szCs w:val="18"/>
              </w:rPr>
              <w:t>Nymphule nue</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color w:val="000000"/>
                <w:sz w:val="28"/>
                <w:szCs w:val="28"/>
                <w:vertAlign w:val="superscript"/>
              </w:rPr>
              <w:t xml:space="preserve">Ematheudes punctella </w:t>
            </w:r>
            <w:r w:rsidRPr="00911BAD">
              <w:rPr>
                <w:color w:val="000000"/>
                <w:sz w:val="28"/>
                <w:szCs w:val="28"/>
                <w:vertAlign w:val="superscript"/>
              </w:rPr>
              <w:t>(</w:t>
            </w:r>
            <w:r w:rsidRPr="00911BAD">
              <w:rPr>
                <w:sz w:val="28"/>
                <w:szCs w:val="28"/>
                <w:shd w:val="clear" w:color="auto" w:fill="FFFFFF"/>
                <w:vertAlign w:val="superscript"/>
              </w:rPr>
              <w:t>Treitschke, 1833)</w:t>
            </w:r>
          </w:p>
        </w:tc>
        <w:tc>
          <w:tcPr>
            <w:tcW w:w="2835" w:type="dxa"/>
          </w:tcPr>
          <w:p w:rsidR="005C0D3B" w:rsidRPr="00B63637" w:rsidRDefault="005C0D3B" w:rsidP="005C0D3B">
            <w:r w:rsidRPr="00B63637">
              <w:rPr>
                <w:sz w:val="18"/>
                <w:szCs w:val="18"/>
              </w:rPr>
              <w:t>Phycide ponctuée</w:t>
            </w:r>
          </w:p>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Hypotia infulalis </w:t>
            </w:r>
            <w:r w:rsidRPr="00911BAD">
              <w:rPr>
                <w:iCs/>
                <w:color w:val="000000"/>
                <w:sz w:val="28"/>
                <w:szCs w:val="28"/>
                <w:vertAlign w:val="superscript"/>
              </w:rPr>
              <w:t>(Lederer, 1858)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lastRenderedPageBreak/>
              <w:t xml:space="preserve">Hyles livornica </w:t>
            </w:r>
            <w:r w:rsidRPr="00911BAD">
              <w:rPr>
                <w:iCs/>
                <w:color w:val="000000"/>
                <w:sz w:val="28"/>
                <w:szCs w:val="28"/>
                <w:vertAlign w:val="superscript"/>
              </w:rPr>
              <w:t>(Esper, 1779)</w:t>
            </w:r>
          </w:p>
        </w:tc>
        <w:tc>
          <w:tcPr>
            <w:tcW w:w="2835" w:type="dxa"/>
          </w:tcPr>
          <w:p w:rsidR="005C0D3B" w:rsidRPr="00B63637" w:rsidRDefault="005C0D3B" w:rsidP="005C0D3B">
            <w:pPr>
              <w:rPr>
                <w:sz w:val="18"/>
                <w:szCs w:val="18"/>
              </w:rPr>
            </w:pPr>
            <w:r w:rsidRPr="008F2438">
              <w:rPr>
                <w:color w:val="000000"/>
                <w:sz w:val="18"/>
                <w:szCs w:val="18"/>
                <w:shd w:val="clear" w:color="auto" w:fill="DEDEDE"/>
              </w:rPr>
              <w:t>Sphinx livournien</w:t>
            </w:r>
          </w:p>
        </w:tc>
        <w:tc>
          <w:tcPr>
            <w:tcW w:w="3119" w:type="dxa"/>
          </w:tcPr>
          <w:p w:rsidR="005C0D3B" w:rsidRDefault="005C0D3B" w:rsidP="005C0D3B"/>
        </w:tc>
      </w:tr>
      <w:tr w:rsidR="005C0D3B" w:rsidTr="00BB5283">
        <w:trPr>
          <w:trHeight w:val="100"/>
        </w:trPr>
        <w:tc>
          <w:tcPr>
            <w:tcW w:w="2875" w:type="dxa"/>
          </w:tcPr>
          <w:p w:rsidR="005C0D3B" w:rsidRPr="00911BAD" w:rsidRDefault="005C0D3B" w:rsidP="005C0D3B">
            <w:pPr>
              <w:rPr>
                <w:i/>
                <w:iCs/>
                <w:color w:val="000000"/>
                <w:sz w:val="28"/>
                <w:szCs w:val="28"/>
                <w:vertAlign w:val="superscript"/>
              </w:rPr>
            </w:pPr>
            <w:r w:rsidRPr="00911BAD">
              <w:rPr>
                <w:i/>
                <w:iCs/>
                <w:color w:val="000000"/>
                <w:sz w:val="28"/>
                <w:szCs w:val="28"/>
                <w:vertAlign w:val="superscript"/>
              </w:rPr>
              <w:t xml:space="preserve">Macroglossum stellatarum </w:t>
            </w:r>
            <w:r w:rsidRPr="00911BAD">
              <w:rPr>
                <w:iCs/>
                <w:color w:val="000000"/>
                <w:sz w:val="28"/>
                <w:szCs w:val="28"/>
                <w:vertAlign w:val="superscript"/>
              </w:rPr>
              <w:t>(Linnaeus, 1758)</w:t>
            </w:r>
          </w:p>
        </w:tc>
        <w:tc>
          <w:tcPr>
            <w:tcW w:w="2835" w:type="dxa"/>
          </w:tcPr>
          <w:p w:rsidR="005C0D3B" w:rsidRPr="00B63637" w:rsidRDefault="005C0D3B" w:rsidP="005C0D3B">
            <w:pPr>
              <w:rPr>
                <w:sz w:val="18"/>
                <w:szCs w:val="18"/>
              </w:rPr>
            </w:pPr>
            <w:r w:rsidRPr="008F2438">
              <w:rPr>
                <w:sz w:val="18"/>
                <w:szCs w:val="18"/>
                <w:shd w:val="clear" w:color="auto" w:fill="DEDEDE"/>
              </w:rPr>
              <w:t>Moro-Sphinx</w:t>
            </w:r>
          </w:p>
        </w:tc>
        <w:tc>
          <w:tcPr>
            <w:tcW w:w="3119" w:type="dxa"/>
          </w:tcPr>
          <w:p w:rsidR="005C0D3B" w:rsidRDefault="005C0D3B" w:rsidP="005C0D3B"/>
        </w:tc>
      </w:tr>
      <w:tr w:rsidR="005C0D3B" w:rsidTr="00BB5283">
        <w:trPr>
          <w:trHeight w:val="100"/>
        </w:trPr>
        <w:tc>
          <w:tcPr>
            <w:tcW w:w="2875" w:type="dxa"/>
          </w:tcPr>
          <w:p w:rsidR="005C0D3B" w:rsidRPr="00B63637" w:rsidRDefault="005C0D3B" w:rsidP="005C0D3B">
            <w:pPr>
              <w:rPr>
                <w:i/>
                <w:iCs/>
                <w:color w:val="000000"/>
                <w:sz w:val="18"/>
                <w:szCs w:val="18"/>
                <w:vertAlign w:val="superscript"/>
              </w:rPr>
            </w:pPr>
            <w:r w:rsidRPr="00B63637">
              <w:rPr>
                <w:i/>
                <w:color w:val="000000"/>
                <w:sz w:val="18"/>
                <w:szCs w:val="18"/>
              </w:rPr>
              <w:t xml:space="preserve">Mocydiopsis oranensis </w:t>
            </w:r>
            <w:r w:rsidRPr="00B63637">
              <w:rPr>
                <w:color w:val="000000"/>
                <w:sz w:val="18"/>
                <w:szCs w:val="18"/>
              </w:rPr>
              <w:t>(Matsumura, 1908)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B63637" w:rsidRDefault="005C0D3B" w:rsidP="005C0D3B">
            <w:pPr>
              <w:rPr>
                <w:i/>
                <w:iCs/>
                <w:color w:val="000000"/>
                <w:sz w:val="18"/>
                <w:szCs w:val="18"/>
                <w:vertAlign w:val="superscript"/>
              </w:rPr>
            </w:pPr>
            <w:r w:rsidRPr="00B63637">
              <w:rPr>
                <w:i/>
                <w:iCs/>
                <w:color w:val="000000"/>
                <w:sz w:val="18"/>
                <w:szCs w:val="18"/>
              </w:rPr>
              <w:t xml:space="preserve">Aethiessa Floralis </w:t>
            </w:r>
            <w:r w:rsidRPr="00B63637">
              <w:rPr>
                <w:iCs/>
                <w:color w:val="000000"/>
                <w:sz w:val="18"/>
                <w:szCs w:val="18"/>
              </w:rPr>
              <w:t>(Fabricius, 1787)</w:t>
            </w:r>
          </w:p>
        </w:tc>
        <w:tc>
          <w:tcPr>
            <w:tcW w:w="2835" w:type="dxa"/>
          </w:tcPr>
          <w:p w:rsidR="005C0D3B" w:rsidRPr="00E274CA" w:rsidRDefault="005C0D3B" w:rsidP="005C0D3B">
            <w:pPr>
              <w:rPr>
                <w:sz w:val="18"/>
                <w:szCs w:val="18"/>
              </w:rPr>
            </w:pPr>
            <w:r>
              <w:rPr>
                <w:sz w:val="18"/>
                <w:szCs w:val="18"/>
              </w:rPr>
              <w:t>Cétoine des fleurs</w:t>
            </w:r>
          </w:p>
        </w:tc>
        <w:tc>
          <w:tcPr>
            <w:tcW w:w="3119" w:type="dxa"/>
          </w:tcPr>
          <w:p w:rsidR="005C0D3B" w:rsidRDefault="005C0D3B" w:rsidP="005C0D3B"/>
        </w:tc>
      </w:tr>
      <w:tr w:rsidR="005C0D3B" w:rsidTr="00BB5283">
        <w:trPr>
          <w:trHeight w:val="100"/>
        </w:trPr>
        <w:tc>
          <w:tcPr>
            <w:tcW w:w="2875" w:type="dxa"/>
          </w:tcPr>
          <w:p w:rsidR="005C0D3B" w:rsidRPr="00B63637" w:rsidRDefault="005C0D3B" w:rsidP="005C0D3B">
            <w:pPr>
              <w:rPr>
                <w:i/>
                <w:iCs/>
                <w:color w:val="000000"/>
                <w:sz w:val="18"/>
                <w:szCs w:val="18"/>
                <w:vertAlign w:val="superscript"/>
              </w:rPr>
            </w:pPr>
            <w:r w:rsidRPr="00B63637">
              <w:rPr>
                <w:rFonts w:eastAsia="Times New Roman"/>
                <w:i/>
                <w:sz w:val="18"/>
                <w:szCs w:val="18"/>
                <w:lang w:eastAsia="fr-FR"/>
              </w:rPr>
              <w:t xml:space="preserve">Agapanthia annularis </w:t>
            </w:r>
            <w:r w:rsidRPr="00B63637">
              <w:rPr>
                <w:rFonts w:eastAsia="Times New Roman"/>
                <w:sz w:val="18"/>
                <w:szCs w:val="18"/>
                <w:lang w:eastAsia="fr-FR"/>
              </w:rPr>
              <w:t>(Olivier, 1795)</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B63637" w:rsidRDefault="005C0D3B" w:rsidP="005C0D3B">
            <w:pPr>
              <w:rPr>
                <w:i/>
                <w:iCs/>
                <w:color w:val="000000"/>
                <w:sz w:val="18"/>
                <w:szCs w:val="18"/>
                <w:vertAlign w:val="superscript"/>
              </w:rPr>
            </w:pPr>
            <w:r w:rsidRPr="00B63637">
              <w:rPr>
                <w:rFonts w:eastAsia="Times New Roman"/>
                <w:i/>
                <w:sz w:val="18"/>
                <w:szCs w:val="18"/>
                <w:lang w:eastAsia="fr-FR"/>
              </w:rPr>
              <w:t xml:space="preserve">Agapanthia cardui </w:t>
            </w:r>
            <w:r w:rsidRPr="00B63637">
              <w:rPr>
                <w:rFonts w:eastAsia="Times New Roman"/>
                <w:sz w:val="18"/>
                <w:szCs w:val="18"/>
                <w:lang w:eastAsia="fr-FR"/>
              </w:rPr>
              <w:t>(Linnaeus, 1767)</w:t>
            </w:r>
          </w:p>
        </w:tc>
        <w:tc>
          <w:tcPr>
            <w:tcW w:w="2835" w:type="dxa"/>
          </w:tcPr>
          <w:p w:rsidR="005C0D3B" w:rsidRPr="00051BA8" w:rsidRDefault="005C0D3B" w:rsidP="005C0D3B">
            <w:pPr>
              <w:rPr>
                <w:sz w:val="18"/>
                <w:szCs w:val="18"/>
              </w:rPr>
            </w:pPr>
            <w:r w:rsidRPr="00051BA8">
              <w:rPr>
                <w:sz w:val="18"/>
                <w:szCs w:val="18"/>
                <w:shd w:val="clear" w:color="auto" w:fill="FFFFFF"/>
              </w:rPr>
              <w:t>Agapanthe du chardon</w:t>
            </w:r>
          </w:p>
        </w:tc>
        <w:tc>
          <w:tcPr>
            <w:tcW w:w="3119" w:type="dxa"/>
          </w:tcPr>
          <w:p w:rsidR="005C0D3B" w:rsidRDefault="005C0D3B" w:rsidP="005C0D3B"/>
        </w:tc>
      </w:tr>
      <w:tr w:rsidR="005C0D3B" w:rsidTr="00BB5283">
        <w:trPr>
          <w:trHeight w:val="100"/>
        </w:trPr>
        <w:tc>
          <w:tcPr>
            <w:tcW w:w="2875" w:type="dxa"/>
          </w:tcPr>
          <w:p w:rsidR="005C0D3B" w:rsidRPr="00B63637" w:rsidRDefault="005C0D3B" w:rsidP="005C0D3B">
            <w:pPr>
              <w:rPr>
                <w:i/>
                <w:iCs/>
                <w:color w:val="000000"/>
                <w:sz w:val="18"/>
                <w:szCs w:val="18"/>
                <w:vertAlign w:val="superscript"/>
              </w:rPr>
            </w:pPr>
            <w:r w:rsidRPr="00B63637">
              <w:rPr>
                <w:rFonts w:eastAsia="Times New Roman"/>
                <w:i/>
                <w:sz w:val="18"/>
                <w:szCs w:val="18"/>
                <w:lang w:eastAsia="fr-FR"/>
              </w:rPr>
              <w:t xml:space="preserve">Clanoptilus marginellus </w:t>
            </w:r>
            <w:r w:rsidRPr="00B63637">
              <w:rPr>
                <w:rFonts w:eastAsia="Times New Roman"/>
                <w:sz w:val="18"/>
                <w:szCs w:val="18"/>
                <w:lang w:eastAsia="fr-FR"/>
              </w:rPr>
              <w:t>(Olivier, 1790)</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rStyle w:val="Accentuation"/>
              </w:rPr>
              <w:t>Chrysolina bankii (Fabricius, 1775)</w:t>
            </w:r>
          </w:p>
        </w:tc>
        <w:tc>
          <w:tcPr>
            <w:tcW w:w="2835" w:type="dxa"/>
          </w:tcPr>
          <w:p w:rsidR="005C0D3B" w:rsidRPr="00E274CA" w:rsidRDefault="005C0D3B" w:rsidP="005C0D3B">
            <w:pPr>
              <w:rPr>
                <w:sz w:val="18"/>
                <w:szCs w:val="18"/>
              </w:rPr>
            </w:pPr>
            <w:r>
              <w:rPr>
                <w:sz w:val="18"/>
                <w:szCs w:val="18"/>
              </w:rPr>
              <w:t>Chrysomèle de Banks</w:t>
            </w: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rStyle w:val="Accentuation"/>
              </w:rPr>
              <w:t>Coccinella algerica (Kovar, 1977)</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i/>
                <w:iCs/>
                <w:color w:val="000000"/>
                <w:sz w:val="18"/>
                <w:szCs w:val="18"/>
              </w:rPr>
              <w:t xml:space="preserve">Croscherichia paykulli </w:t>
            </w:r>
            <w:r w:rsidRPr="00051BA8">
              <w:rPr>
                <w:iCs/>
                <w:color w:val="000000"/>
                <w:sz w:val="18"/>
                <w:szCs w:val="18"/>
              </w:rPr>
              <w:t>(Billberg, 1813)</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i/>
                <w:iCs/>
                <w:color w:val="000000"/>
                <w:sz w:val="18"/>
                <w:szCs w:val="18"/>
              </w:rPr>
              <w:t xml:space="preserve">Cryptocephalus rugicollis </w:t>
            </w:r>
            <w:r w:rsidRPr="00051BA8">
              <w:rPr>
                <w:iCs/>
                <w:color w:val="000000"/>
                <w:sz w:val="18"/>
                <w:szCs w:val="18"/>
              </w:rPr>
              <w:t>(Olivier, 1791)</w:t>
            </w:r>
          </w:p>
        </w:tc>
        <w:tc>
          <w:tcPr>
            <w:tcW w:w="2835" w:type="dxa"/>
          </w:tcPr>
          <w:p w:rsidR="005C0D3B" w:rsidRPr="00051BA8" w:rsidRDefault="005C0D3B" w:rsidP="005C0D3B">
            <w:pPr>
              <w:rPr>
                <w:sz w:val="18"/>
                <w:szCs w:val="18"/>
              </w:rPr>
            </w:pPr>
            <w:r w:rsidRPr="00051BA8">
              <w:rPr>
                <w:sz w:val="18"/>
                <w:szCs w:val="18"/>
                <w:shd w:val="clear" w:color="auto" w:fill="FFFFFF"/>
              </w:rPr>
              <w:t>Cryptocéphale à corselet rugueux</w:t>
            </w: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rStyle w:val="Accentuation"/>
              </w:rPr>
              <w:t>Eulasia goudoti (Laporte de Castelnau, 1840)</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RPr="00051BA8" w:rsidTr="00BB5283">
        <w:trPr>
          <w:trHeight w:val="100"/>
        </w:trPr>
        <w:tc>
          <w:tcPr>
            <w:tcW w:w="2875" w:type="dxa"/>
          </w:tcPr>
          <w:p w:rsidR="005C0D3B" w:rsidRPr="00051BA8" w:rsidRDefault="005C0D3B" w:rsidP="005C0D3B">
            <w:pPr>
              <w:rPr>
                <w:i/>
                <w:iCs/>
                <w:color w:val="000000"/>
                <w:sz w:val="18"/>
                <w:szCs w:val="18"/>
                <w:vertAlign w:val="superscript"/>
              </w:rPr>
            </w:pPr>
            <w:r w:rsidRPr="00051BA8">
              <w:rPr>
                <w:rStyle w:val="Accentuation"/>
              </w:rPr>
              <w:t>Glaphyrus serratulae maroccanus (Fabricius, 1792)</w:t>
            </w:r>
          </w:p>
        </w:tc>
        <w:tc>
          <w:tcPr>
            <w:tcW w:w="2835" w:type="dxa"/>
          </w:tcPr>
          <w:p w:rsidR="005C0D3B" w:rsidRPr="00E274CA" w:rsidRDefault="005C0D3B" w:rsidP="005C0D3B">
            <w:pPr>
              <w:rPr>
                <w:sz w:val="18"/>
                <w:szCs w:val="18"/>
              </w:rPr>
            </w:pPr>
          </w:p>
        </w:tc>
        <w:tc>
          <w:tcPr>
            <w:tcW w:w="3119" w:type="dxa"/>
          </w:tcPr>
          <w:p w:rsidR="005C0D3B" w:rsidRPr="00051BA8" w:rsidRDefault="005C0D3B" w:rsidP="005C0D3B">
            <w:pPr>
              <w:rPr>
                <w:sz w:val="18"/>
                <w:szCs w:val="18"/>
              </w:rPr>
            </w:pPr>
            <w:r w:rsidRPr="00051BA8">
              <w:rPr>
                <w:sz w:val="18"/>
                <w:szCs w:val="18"/>
              </w:rPr>
              <w:t>Endémique du Maroc</w:t>
            </w:r>
          </w:p>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rFonts w:eastAsia="Times New Roman"/>
                <w:i/>
                <w:sz w:val="18"/>
                <w:szCs w:val="18"/>
                <w:lang w:eastAsia="fr-FR"/>
              </w:rPr>
              <w:t xml:space="preserve">Graphipterus exclamationis </w:t>
            </w:r>
            <w:r w:rsidRPr="00051BA8">
              <w:rPr>
                <w:rFonts w:eastAsia="Times New Roman"/>
                <w:sz w:val="18"/>
                <w:szCs w:val="18"/>
                <w:lang w:eastAsia="fr-FR"/>
              </w:rPr>
              <w:t>(Fabricius, 1792)</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i/>
                <w:iCs/>
                <w:color w:val="000000"/>
                <w:sz w:val="18"/>
                <w:szCs w:val="18"/>
              </w:rPr>
              <w:t xml:space="preserve">Heliotaurus ruficollis </w:t>
            </w:r>
            <w:r w:rsidRPr="00051BA8">
              <w:rPr>
                <w:iCs/>
                <w:color w:val="000000"/>
                <w:sz w:val="18"/>
                <w:szCs w:val="18"/>
              </w:rPr>
              <w:t>(Fabricius, 1781)</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i/>
                <w:iCs/>
                <w:color w:val="000000"/>
                <w:sz w:val="18"/>
                <w:szCs w:val="18"/>
                <w:lang w:val="en-US"/>
              </w:rPr>
              <w:t xml:space="preserve">Hoplia Africana </w:t>
            </w:r>
            <w:r w:rsidRPr="00051BA8">
              <w:rPr>
                <w:iCs/>
                <w:color w:val="000000"/>
                <w:sz w:val="18"/>
                <w:szCs w:val="18"/>
                <w:lang w:val="en-US"/>
              </w:rPr>
              <w:t>(Escalera, 1914)</w:t>
            </w:r>
          </w:p>
        </w:tc>
        <w:tc>
          <w:tcPr>
            <w:tcW w:w="2835" w:type="dxa"/>
          </w:tcPr>
          <w:p w:rsidR="005C0D3B" w:rsidRDefault="005C0D3B" w:rsidP="005C0D3B">
            <w:pPr>
              <w:rPr>
                <w:sz w:val="18"/>
                <w:szCs w:val="18"/>
              </w:rPr>
            </w:pPr>
          </w:p>
          <w:p w:rsidR="005C0D3B" w:rsidRPr="00FB11FC" w:rsidRDefault="005C0D3B" w:rsidP="005C0D3B">
            <w:pPr>
              <w:jc w:val="center"/>
              <w:rPr>
                <w:sz w:val="18"/>
                <w:szCs w:val="18"/>
              </w:rPr>
            </w:pPr>
            <w:r>
              <w:rPr>
                <w:sz w:val="18"/>
                <w:szCs w:val="18"/>
              </w:rPr>
              <w:t>Hoplie africaine</w:t>
            </w: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i/>
                <w:color w:val="000000"/>
                <w:sz w:val="18"/>
                <w:szCs w:val="18"/>
              </w:rPr>
              <w:t xml:space="preserve">Julodis manipularis </w:t>
            </w:r>
            <w:r w:rsidRPr="00051BA8">
              <w:rPr>
                <w:color w:val="000000"/>
                <w:sz w:val="18"/>
                <w:szCs w:val="18"/>
              </w:rPr>
              <w:t>(Fabricius, 1798)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051BA8" w:rsidRDefault="005C0D3B" w:rsidP="005C0D3B">
            <w:pPr>
              <w:rPr>
                <w:i/>
                <w:iCs/>
                <w:color w:val="000000"/>
                <w:sz w:val="18"/>
                <w:szCs w:val="18"/>
                <w:vertAlign w:val="superscript"/>
              </w:rPr>
            </w:pPr>
            <w:r w:rsidRPr="00051BA8">
              <w:rPr>
                <w:i/>
                <w:color w:val="000000"/>
                <w:sz w:val="18"/>
                <w:szCs w:val="18"/>
              </w:rPr>
              <w:t xml:space="preserve">Lachnaia paradoxa </w:t>
            </w:r>
            <w:r w:rsidRPr="00051BA8">
              <w:rPr>
                <w:color w:val="000000"/>
                <w:sz w:val="18"/>
                <w:szCs w:val="18"/>
              </w:rPr>
              <w:t>(Olivier, 1808)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sz w:val="18"/>
                <w:szCs w:val="18"/>
              </w:rPr>
              <w:lastRenderedPageBreak/>
              <w:t xml:space="preserve">Larinus onopordi </w:t>
            </w:r>
            <w:r w:rsidRPr="00E96D86">
              <w:rPr>
                <w:sz w:val="18"/>
                <w:szCs w:val="18"/>
              </w:rPr>
              <w:t>(Fabricius, 1787)</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color w:val="000000"/>
                <w:sz w:val="18"/>
                <w:szCs w:val="18"/>
              </w:rPr>
              <w:t xml:space="preserve">Lixus albomarginatus </w:t>
            </w:r>
            <w:r w:rsidRPr="00E96D86">
              <w:rPr>
                <w:iCs/>
                <w:color w:val="000000"/>
                <w:sz w:val="18"/>
                <w:szCs w:val="18"/>
              </w:rPr>
              <w:t>(Boheman, 1842)</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color w:val="000000"/>
                <w:sz w:val="18"/>
                <w:szCs w:val="18"/>
              </w:rPr>
              <w:t xml:space="preserve">Lixus pulverulentus </w:t>
            </w:r>
            <w:r w:rsidRPr="00E96D86">
              <w:rPr>
                <w:iCs/>
                <w:color w:val="000000"/>
                <w:sz w:val="18"/>
                <w:szCs w:val="18"/>
              </w:rPr>
              <w:t>(Scopoli, 1763)</w:t>
            </w:r>
          </w:p>
        </w:tc>
        <w:tc>
          <w:tcPr>
            <w:tcW w:w="2835" w:type="dxa"/>
          </w:tcPr>
          <w:p w:rsidR="005C0D3B" w:rsidRPr="00553867" w:rsidRDefault="005C0D3B" w:rsidP="005C0D3B">
            <w:pPr>
              <w:rPr>
                <w:sz w:val="18"/>
                <w:szCs w:val="18"/>
              </w:rPr>
            </w:pPr>
            <w:r w:rsidRPr="00553867">
              <w:rPr>
                <w:sz w:val="18"/>
                <w:szCs w:val="18"/>
                <w:shd w:val="clear" w:color="auto" w:fill="FFFFFF"/>
              </w:rPr>
              <w:t>Charançon de la mauve</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rStyle w:val="Accentuation"/>
              </w:rPr>
              <w:t>Lophyra flexuosa (Fabricius, 1787)</w:t>
            </w:r>
          </w:p>
        </w:tc>
        <w:tc>
          <w:tcPr>
            <w:tcW w:w="2835" w:type="dxa"/>
          </w:tcPr>
          <w:p w:rsidR="005C0D3B" w:rsidRPr="00553867" w:rsidRDefault="005C0D3B" w:rsidP="005C0D3B">
            <w:pPr>
              <w:rPr>
                <w:sz w:val="18"/>
                <w:szCs w:val="18"/>
              </w:rPr>
            </w:pPr>
            <w:r w:rsidRPr="00553867">
              <w:rPr>
                <w:sz w:val="18"/>
                <w:szCs w:val="18"/>
                <w:shd w:val="clear" w:color="auto" w:fill="FFFFFF"/>
              </w:rPr>
              <w:t>Cicindèle à dessins flexueux</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rStyle w:val="Accentuation"/>
              </w:rPr>
              <w:t>Morica favieri (Lucas, 1859)</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color w:val="222222"/>
                <w:sz w:val="18"/>
                <w:szCs w:val="18"/>
                <w:shd w:val="clear" w:color="auto" w:fill="FFFFFF"/>
              </w:rPr>
              <w:t xml:space="preserve">Oxythyrea funesta </w:t>
            </w:r>
            <w:r w:rsidRPr="00E96D86">
              <w:rPr>
                <w:iCs/>
                <w:color w:val="222222"/>
                <w:sz w:val="18"/>
                <w:szCs w:val="18"/>
                <w:shd w:val="clear" w:color="auto" w:fill="FFFFFF"/>
              </w:rPr>
              <w:t>(Poda, 1761)</w:t>
            </w:r>
          </w:p>
        </w:tc>
        <w:tc>
          <w:tcPr>
            <w:tcW w:w="2835" w:type="dxa"/>
          </w:tcPr>
          <w:p w:rsidR="005C0D3B" w:rsidRPr="00E274CA" w:rsidRDefault="005C0D3B" w:rsidP="005C0D3B">
            <w:pPr>
              <w:rPr>
                <w:sz w:val="18"/>
                <w:szCs w:val="18"/>
              </w:rPr>
            </w:pPr>
            <w:r>
              <w:rPr>
                <w:sz w:val="18"/>
                <w:szCs w:val="18"/>
              </w:rPr>
              <w:t>Cétoine funeste</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rStyle w:val="Accentuation"/>
              </w:rPr>
              <w:t>Poecilus quadricollis (Dejean, 1828)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color w:val="000000"/>
                <w:sz w:val="18"/>
                <w:szCs w:val="18"/>
              </w:rPr>
              <w:t xml:space="preserve">Tituboea sexmaculata </w:t>
            </w:r>
            <w:r w:rsidRPr="00E96D86">
              <w:rPr>
                <w:iCs/>
                <w:color w:val="000000"/>
                <w:sz w:val="18"/>
                <w:szCs w:val="18"/>
              </w:rPr>
              <w:t>(Fabricius, 1781)</w:t>
            </w:r>
          </w:p>
        </w:tc>
        <w:tc>
          <w:tcPr>
            <w:tcW w:w="2835" w:type="dxa"/>
          </w:tcPr>
          <w:p w:rsidR="005C0D3B" w:rsidRPr="00553867" w:rsidRDefault="005C0D3B" w:rsidP="005C0D3B">
            <w:pPr>
              <w:rPr>
                <w:sz w:val="18"/>
                <w:szCs w:val="18"/>
              </w:rPr>
            </w:pPr>
            <w:r w:rsidRPr="00553867">
              <w:rPr>
                <w:sz w:val="18"/>
                <w:szCs w:val="18"/>
                <w:shd w:val="clear" w:color="auto" w:fill="FFFFFF"/>
              </w:rPr>
              <w:t>Antipe à six tâches</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bCs/>
                <w:i/>
                <w:color w:val="000000"/>
                <w:sz w:val="18"/>
                <w:szCs w:val="18"/>
              </w:rPr>
              <w:t xml:space="preserve">Tropinota squalida </w:t>
            </w:r>
            <w:r>
              <w:rPr>
                <w:bCs/>
                <w:i/>
                <w:color w:val="000000"/>
                <w:sz w:val="18"/>
                <w:szCs w:val="18"/>
              </w:rPr>
              <w:t xml:space="preserve">pilosa </w:t>
            </w:r>
            <w:r w:rsidRPr="00E96D86">
              <w:rPr>
                <w:bCs/>
                <w:color w:val="000000"/>
                <w:sz w:val="18"/>
                <w:szCs w:val="18"/>
              </w:rPr>
              <w:t>(Scopoli, 1763)</w:t>
            </w:r>
          </w:p>
        </w:tc>
        <w:tc>
          <w:tcPr>
            <w:tcW w:w="2835" w:type="dxa"/>
          </w:tcPr>
          <w:p w:rsidR="005C0D3B" w:rsidRPr="00553867" w:rsidRDefault="005C0D3B" w:rsidP="005C0D3B">
            <w:pPr>
              <w:rPr>
                <w:sz w:val="18"/>
                <w:szCs w:val="18"/>
              </w:rPr>
            </w:pPr>
            <w:r w:rsidRPr="00553867">
              <w:rPr>
                <w:sz w:val="18"/>
                <w:szCs w:val="18"/>
                <w:shd w:val="clear" w:color="auto" w:fill="FFFFFF"/>
              </w:rPr>
              <w:t>Cétoine hérissée</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color w:val="000000"/>
                <w:sz w:val="18"/>
                <w:szCs w:val="18"/>
              </w:rPr>
              <w:t xml:space="preserve">Empusa pennata </w:t>
            </w:r>
            <w:r w:rsidRPr="00E96D86">
              <w:rPr>
                <w:iCs/>
                <w:color w:val="000000"/>
                <w:sz w:val="18"/>
                <w:szCs w:val="18"/>
              </w:rPr>
              <w:t>(Thunberg, 1815)</w:t>
            </w:r>
          </w:p>
        </w:tc>
        <w:tc>
          <w:tcPr>
            <w:tcW w:w="2835" w:type="dxa"/>
          </w:tcPr>
          <w:p w:rsidR="005C0D3B" w:rsidRPr="00553867" w:rsidRDefault="005C0D3B" w:rsidP="005C0D3B">
            <w:pPr>
              <w:rPr>
                <w:sz w:val="18"/>
                <w:szCs w:val="18"/>
              </w:rPr>
            </w:pPr>
            <w:r w:rsidRPr="00553867">
              <w:rPr>
                <w:sz w:val="18"/>
                <w:szCs w:val="18"/>
                <w:shd w:val="clear" w:color="auto" w:fill="FFFFFF"/>
              </w:rPr>
              <w:t>Empuse commune</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color w:val="000000"/>
                <w:sz w:val="18"/>
                <w:szCs w:val="18"/>
              </w:rPr>
              <w:t xml:space="preserve">Sphodromantis viridis </w:t>
            </w:r>
            <w:r w:rsidRPr="00E96D86">
              <w:rPr>
                <w:iCs/>
                <w:color w:val="000000"/>
                <w:sz w:val="18"/>
                <w:szCs w:val="18"/>
              </w:rPr>
              <w:t>(Forskal, 1775)</w:t>
            </w:r>
          </w:p>
        </w:tc>
        <w:tc>
          <w:tcPr>
            <w:tcW w:w="2835" w:type="dxa"/>
          </w:tcPr>
          <w:p w:rsidR="005C0D3B" w:rsidRPr="00E274CA" w:rsidRDefault="005C0D3B" w:rsidP="005C0D3B">
            <w:pPr>
              <w:rPr>
                <w:sz w:val="18"/>
                <w:szCs w:val="18"/>
              </w:rPr>
            </w:pPr>
            <w:r>
              <w:rPr>
                <w:sz w:val="18"/>
                <w:szCs w:val="18"/>
              </w:rPr>
              <w:t>Mante « africaine »</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jc w:val="center"/>
              <w:rPr>
                <w:i/>
                <w:iCs/>
                <w:color w:val="000000"/>
                <w:sz w:val="18"/>
                <w:szCs w:val="18"/>
                <w:vertAlign w:val="superscript"/>
              </w:rPr>
            </w:pPr>
            <w:r w:rsidRPr="00E96D86">
              <w:rPr>
                <w:i/>
                <w:color w:val="000000"/>
                <w:sz w:val="18"/>
                <w:szCs w:val="18"/>
              </w:rPr>
              <w:t xml:space="preserve">Mantis religiosa </w:t>
            </w:r>
            <w:r w:rsidRPr="00E96D86">
              <w:rPr>
                <w:color w:val="000000"/>
                <w:sz w:val="18"/>
                <w:szCs w:val="18"/>
              </w:rPr>
              <w:t>(Linnaeus, 1758)</w:t>
            </w:r>
          </w:p>
        </w:tc>
        <w:tc>
          <w:tcPr>
            <w:tcW w:w="2835" w:type="dxa"/>
          </w:tcPr>
          <w:p w:rsidR="005C0D3B" w:rsidRPr="00E274CA" w:rsidRDefault="005C0D3B" w:rsidP="005C0D3B">
            <w:pPr>
              <w:rPr>
                <w:sz w:val="18"/>
                <w:szCs w:val="18"/>
              </w:rPr>
            </w:pPr>
            <w:r>
              <w:rPr>
                <w:sz w:val="18"/>
                <w:szCs w:val="18"/>
              </w:rPr>
              <w:t>Mante religieuse</w:t>
            </w:r>
          </w:p>
        </w:tc>
        <w:tc>
          <w:tcPr>
            <w:tcW w:w="3119" w:type="dxa"/>
          </w:tcPr>
          <w:p w:rsidR="005C0D3B" w:rsidRDefault="005C0D3B" w:rsidP="005C0D3B"/>
        </w:tc>
      </w:tr>
      <w:tr w:rsidR="005C0D3B" w:rsidTr="00BB5283">
        <w:trPr>
          <w:trHeight w:val="100"/>
        </w:trPr>
        <w:tc>
          <w:tcPr>
            <w:tcW w:w="2875" w:type="dxa"/>
          </w:tcPr>
          <w:p w:rsidR="005C0D3B" w:rsidRPr="00553867" w:rsidRDefault="005C0D3B" w:rsidP="005C0D3B">
            <w:pPr>
              <w:rPr>
                <w:bCs/>
                <w:i/>
                <w:iCs/>
                <w:color w:val="000000"/>
                <w:sz w:val="18"/>
                <w:szCs w:val="18"/>
                <w:vertAlign w:val="superscript"/>
              </w:rPr>
            </w:pPr>
            <w:r w:rsidRPr="00553867">
              <w:rPr>
                <w:rStyle w:val="Accentuation"/>
                <w:bCs/>
              </w:rPr>
              <w:t>Luridiblatta trivittata (Serville, 1838)</w:t>
            </w:r>
          </w:p>
        </w:tc>
        <w:tc>
          <w:tcPr>
            <w:tcW w:w="2835" w:type="dxa"/>
          </w:tcPr>
          <w:p w:rsidR="005C0D3B" w:rsidRPr="00553867" w:rsidRDefault="005C0D3B" w:rsidP="005C0D3B">
            <w:pPr>
              <w:rPr>
                <w:sz w:val="18"/>
                <w:szCs w:val="18"/>
              </w:rPr>
            </w:pPr>
            <w:r w:rsidRPr="00553867">
              <w:rPr>
                <w:sz w:val="18"/>
                <w:szCs w:val="18"/>
                <w:shd w:val="clear" w:color="auto" w:fill="FFFFFF"/>
              </w:rPr>
              <w:t>Three-lined Cockroach</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sz w:val="18"/>
                <w:szCs w:val="18"/>
              </w:rPr>
              <w:t xml:space="preserve">Xylocopa pubescens </w:t>
            </w:r>
            <w:r w:rsidRPr="00E96D86">
              <w:rPr>
                <w:iCs/>
                <w:sz w:val="18"/>
                <w:szCs w:val="18"/>
              </w:rPr>
              <w:t>(Spinola, 1838)</w:t>
            </w:r>
          </w:p>
        </w:tc>
        <w:tc>
          <w:tcPr>
            <w:tcW w:w="2835" w:type="dxa"/>
          </w:tcPr>
          <w:p w:rsidR="005C0D3B" w:rsidRPr="00E274CA" w:rsidRDefault="005C0D3B" w:rsidP="005C0D3B">
            <w:pPr>
              <w:rPr>
                <w:sz w:val="18"/>
                <w:szCs w:val="18"/>
              </w:rPr>
            </w:pPr>
            <w:r>
              <w:rPr>
                <w:sz w:val="18"/>
                <w:szCs w:val="18"/>
              </w:rPr>
              <w:t>Abeille charpentière</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sz w:val="18"/>
                <w:szCs w:val="18"/>
                <w:lang w:val="en-US"/>
              </w:rPr>
              <w:t xml:space="preserve">Philanthus triangulum </w:t>
            </w:r>
            <w:r w:rsidRPr="00E96D86">
              <w:rPr>
                <w:iCs/>
                <w:sz w:val="18"/>
                <w:szCs w:val="18"/>
                <w:lang w:val="en-US"/>
              </w:rPr>
              <w:t>(Fabricius, 1775)</w:t>
            </w:r>
          </w:p>
        </w:tc>
        <w:tc>
          <w:tcPr>
            <w:tcW w:w="2835" w:type="dxa"/>
          </w:tcPr>
          <w:p w:rsidR="005C0D3B" w:rsidRPr="00E274CA" w:rsidRDefault="005C0D3B" w:rsidP="005C0D3B">
            <w:pPr>
              <w:rPr>
                <w:sz w:val="18"/>
                <w:szCs w:val="18"/>
              </w:rPr>
            </w:pPr>
            <w:r>
              <w:rPr>
                <w:sz w:val="18"/>
                <w:szCs w:val="18"/>
              </w:rPr>
              <w:t>Philanthe apivore</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sz w:val="18"/>
                <w:szCs w:val="18"/>
              </w:rPr>
              <w:t xml:space="preserve">Megascolia bidens </w:t>
            </w:r>
            <w:r w:rsidRPr="00E96D86">
              <w:rPr>
                <w:iCs/>
                <w:sz w:val="18"/>
                <w:szCs w:val="18"/>
              </w:rPr>
              <w:t>(Linneus, 1767)</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sz w:val="18"/>
                <w:szCs w:val="18"/>
              </w:rPr>
              <w:t xml:space="preserve">Sceliphron madraspatanum tubifex </w:t>
            </w:r>
            <w:r w:rsidRPr="00E96D86">
              <w:rPr>
                <w:iCs/>
                <w:sz w:val="18"/>
                <w:szCs w:val="18"/>
              </w:rPr>
              <w:t>(Latreille, 1809)</w:t>
            </w:r>
          </w:p>
        </w:tc>
        <w:tc>
          <w:tcPr>
            <w:tcW w:w="2835" w:type="dxa"/>
          </w:tcPr>
          <w:p w:rsidR="005C0D3B" w:rsidRPr="00E274CA" w:rsidRDefault="005C0D3B" w:rsidP="005C0D3B">
            <w:pPr>
              <w:rPr>
                <w:sz w:val="18"/>
                <w:szCs w:val="18"/>
              </w:rPr>
            </w:pPr>
            <w:r>
              <w:rPr>
                <w:sz w:val="18"/>
                <w:szCs w:val="18"/>
              </w:rPr>
              <w:t>Guêpe de vase</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sz w:val="18"/>
                <w:szCs w:val="18"/>
              </w:rPr>
              <w:t xml:space="preserve">Eumenes mediterraneus </w:t>
            </w:r>
            <w:r w:rsidRPr="00E96D86">
              <w:rPr>
                <w:iCs/>
                <w:sz w:val="18"/>
                <w:szCs w:val="18"/>
              </w:rPr>
              <w:t>(Kriechbaumer, 1879)</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iCs/>
                <w:sz w:val="18"/>
                <w:szCs w:val="18"/>
              </w:rPr>
              <w:t xml:space="preserve">Polistes dominula </w:t>
            </w:r>
            <w:r w:rsidRPr="00E96D86">
              <w:rPr>
                <w:iCs/>
                <w:sz w:val="18"/>
                <w:szCs w:val="18"/>
              </w:rPr>
              <w:t>(Christ, 1791)</w:t>
            </w:r>
          </w:p>
        </w:tc>
        <w:tc>
          <w:tcPr>
            <w:tcW w:w="2835" w:type="dxa"/>
          </w:tcPr>
          <w:p w:rsidR="005C0D3B" w:rsidRPr="00E274CA" w:rsidRDefault="005C0D3B" w:rsidP="005C0D3B">
            <w:pPr>
              <w:rPr>
                <w:sz w:val="18"/>
                <w:szCs w:val="18"/>
              </w:rPr>
            </w:pPr>
            <w:r>
              <w:rPr>
                <w:sz w:val="18"/>
                <w:szCs w:val="18"/>
              </w:rPr>
              <w:t>Poliste gaulois</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bCs/>
                <w:i/>
                <w:iCs/>
                <w:sz w:val="18"/>
                <w:szCs w:val="18"/>
              </w:rPr>
              <w:lastRenderedPageBreak/>
              <w:t>Amegilla quadrifasciata</w:t>
            </w:r>
            <w:r>
              <w:rPr>
                <w:bCs/>
                <w:i/>
                <w:iCs/>
                <w:sz w:val="18"/>
                <w:szCs w:val="18"/>
              </w:rPr>
              <w:t xml:space="preserve"> </w:t>
            </w:r>
            <w:r w:rsidRPr="00A417F9">
              <w:rPr>
                <w:bCs/>
                <w:sz w:val="18"/>
                <w:szCs w:val="18"/>
              </w:rPr>
              <w:t>(De Villers, 1789</w:t>
            </w:r>
            <w:r>
              <w:rPr>
                <w:bCs/>
                <w:i/>
                <w:iCs/>
                <w:sz w:val="18"/>
                <w:szCs w:val="18"/>
              </w:rPr>
              <w:t>)</w:t>
            </w:r>
          </w:p>
        </w:tc>
        <w:tc>
          <w:tcPr>
            <w:tcW w:w="2835" w:type="dxa"/>
          </w:tcPr>
          <w:p w:rsidR="005C0D3B" w:rsidRPr="00A417F9" w:rsidRDefault="005C0D3B" w:rsidP="005C0D3B">
            <w:pPr>
              <w:rPr>
                <w:sz w:val="18"/>
                <w:szCs w:val="18"/>
              </w:rPr>
            </w:pPr>
            <w:r w:rsidRPr="00A417F9">
              <w:rPr>
                <w:sz w:val="18"/>
                <w:szCs w:val="18"/>
                <w:shd w:val="clear" w:color="auto" w:fill="FFFFFF"/>
              </w:rPr>
              <w:t>white-banded digger bee</w:t>
            </w:r>
          </w:p>
        </w:tc>
        <w:tc>
          <w:tcPr>
            <w:tcW w:w="3119" w:type="dxa"/>
          </w:tcPr>
          <w:p w:rsidR="005C0D3B" w:rsidRDefault="005C0D3B" w:rsidP="005C0D3B"/>
        </w:tc>
      </w:tr>
      <w:tr w:rsidR="005C0D3B" w:rsidTr="00BB5283">
        <w:trPr>
          <w:trHeight w:val="100"/>
        </w:trPr>
        <w:tc>
          <w:tcPr>
            <w:tcW w:w="2875" w:type="dxa"/>
          </w:tcPr>
          <w:p w:rsidR="005C0D3B" w:rsidRPr="00CC2B84" w:rsidRDefault="005C0D3B" w:rsidP="005C0D3B">
            <w:pPr>
              <w:rPr>
                <w:color w:val="000000"/>
                <w:sz w:val="18"/>
                <w:szCs w:val="18"/>
                <w:vertAlign w:val="superscript"/>
              </w:rPr>
            </w:pPr>
            <w:r w:rsidRPr="00E96D86">
              <w:rPr>
                <w:bCs/>
                <w:i/>
                <w:iCs/>
                <w:sz w:val="18"/>
                <w:szCs w:val="18"/>
              </w:rPr>
              <w:t>Scolia erythrocephala</w:t>
            </w:r>
            <w:r>
              <w:rPr>
                <w:bCs/>
                <w:i/>
                <w:iCs/>
                <w:sz w:val="18"/>
                <w:szCs w:val="18"/>
              </w:rPr>
              <w:t xml:space="preserve"> </w:t>
            </w:r>
            <w:r>
              <w:rPr>
                <w:bCs/>
                <w:sz w:val="18"/>
                <w:szCs w:val="18"/>
              </w:rPr>
              <w:t>(Fabricius, 1798)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CC2B84" w:rsidRDefault="005C0D3B" w:rsidP="005C0D3B">
            <w:pPr>
              <w:rPr>
                <w:color w:val="000000"/>
                <w:sz w:val="18"/>
                <w:szCs w:val="18"/>
                <w:vertAlign w:val="superscript"/>
              </w:rPr>
            </w:pPr>
            <w:r w:rsidRPr="00E96D86">
              <w:rPr>
                <w:bCs/>
                <w:i/>
                <w:iCs/>
                <w:sz w:val="18"/>
                <w:szCs w:val="18"/>
              </w:rPr>
              <w:t>Apis mellifera</w:t>
            </w:r>
            <w:r>
              <w:rPr>
                <w:bCs/>
                <w:sz w:val="18"/>
                <w:szCs w:val="18"/>
              </w:rPr>
              <w:t xml:space="preserve"> (Linnaeus, 1758)</w:t>
            </w:r>
          </w:p>
        </w:tc>
        <w:tc>
          <w:tcPr>
            <w:tcW w:w="2835" w:type="dxa"/>
          </w:tcPr>
          <w:p w:rsidR="005C0D3B" w:rsidRPr="00E274CA" w:rsidRDefault="005C0D3B" w:rsidP="005C0D3B">
            <w:pPr>
              <w:rPr>
                <w:sz w:val="18"/>
                <w:szCs w:val="18"/>
              </w:rPr>
            </w:pPr>
            <w:r>
              <w:rPr>
                <w:sz w:val="18"/>
                <w:szCs w:val="18"/>
              </w:rPr>
              <w:t>Abeille mellifère</w:t>
            </w:r>
          </w:p>
        </w:tc>
        <w:tc>
          <w:tcPr>
            <w:tcW w:w="3119" w:type="dxa"/>
          </w:tcPr>
          <w:p w:rsidR="005C0D3B" w:rsidRDefault="005C0D3B" w:rsidP="005C0D3B"/>
        </w:tc>
      </w:tr>
      <w:tr w:rsidR="005C0D3B" w:rsidTr="00BB5283">
        <w:trPr>
          <w:trHeight w:val="100"/>
        </w:trPr>
        <w:tc>
          <w:tcPr>
            <w:tcW w:w="2875" w:type="dxa"/>
          </w:tcPr>
          <w:p w:rsidR="005C0D3B" w:rsidRPr="00A20BD4" w:rsidRDefault="005C0D3B" w:rsidP="005C0D3B">
            <w:pPr>
              <w:rPr>
                <w:color w:val="000000"/>
                <w:sz w:val="18"/>
                <w:szCs w:val="18"/>
                <w:vertAlign w:val="superscript"/>
              </w:rPr>
            </w:pPr>
            <w:r w:rsidRPr="00E96D86">
              <w:rPr>
                <w:bCs/>
                <w:i/>
                <w:iCs/>
                <w:sz w:val="18"/>
                <w:szCs w:val="18"/>
              </w:rPr>
              <w:t>Campsomeriella thoracica</w:t>
            </w:r>
            <w:r>
              <w:rPr>
                <w:bCs/>
                <w:sz w:val="18"/>
                <w:szCs w:val="18"/>
              </w:rPr>
              <w:t xml:space="preserve"> (Fabricius, 1793)</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A20BD4" w:rsidRDefault="005C0D3B" w:rsidP="005C0D3B">
            <w:pPr>
              <w:rPr>
                <w:bCs/>
                <w:sz w:val="18"/>
                <w:szCs w:val="18"/>
                <w:highlight w:val="white"/>
              </w:rPr>
            </w:pPr>
            <w:r w:rsidRPr="00E96D86">
              <w:rPr>
                <w:bCs/>
                <w:i/>
                <w:iCs/>
                <w:sz w:val="18"/>
                <w:szCs w:val="18"/>
                <w:shd w:val="clear" w:color="auto" w:fill="FFFFFF"/>
              </w:rPr>
              <w:t>Micromeriella aureola</w:t>
            </w:r>
            <w:r>
              <w:rPr>
                <w:bCs/>
                <w:sz w:val="18"/>
                <w:szCs w:val="18"/>
                <w:shd w:val="clear" w:color="auto" w:fill="FFFFFF"/>
              </w:rPr>
              <w:t xml:space="preserve"> (Klug, 1832)</w:t>
            </w:r>
          </w:p>
          <w:p w:rsidR="005C0D3B" w:rsidRPr="00E96D86" w:rsidRDefault="005C0D3B" w:rsidP="005C0D3B">
            <w:pPr>
              <w:rPr>
                <w:i/>
                <w:iCs/>
                <w:color w:val="000000"/>
                <w:sz w:val="18"/>
                <w:szCs w:val="18"/>
                <w:vertAlign w:val="superscript"/>
              </w:rPr>
            </w:pP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A20BD4" w:rsidRDefault="005C0D3B" w:rsidP="005C0D3B">
            <w:pPr>
              <w:rPr>
                <w:color w:val="000000"/>
                <w:sz w:val="18"/>
                <w:szCs w:val="18"/>
                <w:vertAlign w:val="superscript"/>
              </w:rPr>
            </w:pPr>
            <w:r w:rsidRPr="00E96D86">
              <w:rPr>
                <w:i/>
                <w:iCs/>
                <w:color w:val="222222"/>
                <w:sz w:val="18"/>
                <w:szCs w:val="18"/>
                <w:shd w:val="clear" w:color="auto" w:fill="FFFFFF"/>
              </w:rPr>
              <w:t>Aphaenogaster senilis</w:t>
            </w:r>
            <w:r>
              <w:rPr>
                <w:color w:val="222222"/>
                <w:sz w:val="18"/>
                <w:szCs w:val="18"/>
                <w:shd w:val="clear" w:color="auto" w:fill="FFFFFF"/>
              </w:rPr>
              <w:t xml:space="preserve"> (Mayr, 1853)</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A20BD4" w:rsidRDefault="005C0D3B" w:rsidP="005C0D3B">
            <w:pPr>
              <w:rPr>
                <w:color w:val="000000"/>
                <w:sz w:val="18"/>
                <w:szCs w:val="18"/>
                <w:vertAlign w:val="superscript"/>
              </w:rPr>
            </w:pPr>
            <w:r w:rsidRPr="00E96D86">
              <w:rPr>
                <w:i/>
                <w:iCs/>
                <w:sz w:val="18"/>
                <w:szCs w:val="18"/>
              </w:rPr>
              <w:t>Messor minor</w:t>
            </w:r>
            <w:r>
              <w:rPr>
                <w:sz w:val="18"/>
                <w:szCs w:val="18"/>
              </w:rPr>
              <w:t xml:space="preserve"> </w:t>
            </w:r>
            <w:proofErr w:type="gramStart"/>
            <w:r>
              <w:rPr>
                <w:sz w:val="18"/>
                <w:szCs w:val="18"/>
              </w:rPr>
              <w:t>( Andre</w:t>
            </w:r>
            <w:proofErr w:type="gramEnd"/>
            <w:r>
              <w:rPr>
                <w:sz w:val="18"/>
                <w:szCs w:val="18"/>
              </w:rPr>
              <w:t>, 1883)</w:t>
            </w:r>
          </w:p>
        </w:tc>
        <w:tc>
          <w:tcPr>
            <w:tcW w:w="2835" w:type="dxa"/>
          </w:tcPr>
          <w:p w:rsidR="005C0D3B" w:rsidRPr="00E274CA" w:rsidRDefault="005C0D3B" w:rsidP="005C0D3B">
            <w:pPr>
              <w:rPr>
                <w:sz w:val="18"/>
                <w:szCs w:val="18"/>
              </w:rPr>
            </w:pPr>
            <w:r>
              <w:rPr>
                <w:sz w:val="18"/>
                <w:szCs w:val="18"/>
              </w:rPr>
              <w:t>Fourmi moissoneuse</w:t>
            </w:r>
          </w:p>
        </w:tc>
        <w:tc>
          <w:tcPr>
            <w:tcW w:w="3119" w:type="dxa"/>
          </w:tcPr>
          <w:p w:rsidR="005C0D3B" w:rsidRDefault="005C0D3B" w:rsidP="005C0D3B"/>
        </w:tc>
      </w:tr>
      <w:tr w:rsidR="005C0D3B" w:rsidTr="00BB5283">
        <w:trPr>
          <w:trHeight w:val="100"/>
        </w:trPr>
        <w:tc>
          <w:tcPr>
            <w:tcW w:w="2875" w:type="dxa"/>
          </w:tcPr>
          <w:p w:rsidR="005C0D3B" w:rsidRPr="00A20BD4" w:rsidRDefault="005C0D3B" w:rsidP="005C0D3B">
            <w:pPr>
              <w:rPr>
                <w:color w:val="000000"/>
                <w:sz w:val="18"/>
                <w:szCs w:val="18"/>
                <w:vertAlign w:val="superscript"/>
              </w:rPr>
            </w:pPr>
            <w:r w:rsidRPr="00E96D86">
              <w:rPr>
                <w:bCs/>
                <w:i/>
                <w:iCs/>
                <w:sz w:val="18"/>
                <w:szCs w:val="18"/>
              </w:rPr>
              <w:t>Pheidole pallidula</w:t>
            </w:r>
            <w:r>
              <w:rPr>
                <w:bCs/>
                <w:sz w:val="18"/>
                <w:szCs w:val="18"/>
              </w:rPr>
              <w:t xml:space="preserve"> (Nylander, 1849)</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A20BD4" w:rsidRDefault="005C0D3B" w:rsidP="005C0D3B">
            <w:pPr>
              <w:rPr>
                <w:iCs/>
                <w:color w:val="000000"/>
                <w:sz w:val="18"/>
                <w:szCs w:val="18"/>
                <w:vertAlign w:val="superscript"/>
              </w:rPr>
            </w:pPr>
            <w:r w:rsidRPr="00E96D86">
              <w:rPr>
                <w:i/>
                <w:iCs/>
                <w:color w:val="222222"/>
                <w:sz w:val="18"/>
                <w:szCs w:val="18"/>
                <w:shd w:val="clear" w:color="auto" w:fill="FFFFFF"/>
              </w:rPr>
              <w:t>Sigilla</w:t>
            </w:r>
            <w:r w:rsidRPr="00E96D86">
              <w:rPr>
                <w:color w:val="222222"/>
                <w:sz w:val="18"/>
                <w:szCs w:val="18"/>
                <w:shd w:val="clear" w:color="auto" w:fill="FFFFFF"/>
              </w:rPr>
              <w:t xml:space="preserve"> </w:t>
            </w:r>
            <w:r w:rsidRPr="00E96D86">
              <w:rPr>
                <w:i/>
                <w:color w:val="222222"/>
                <w:sz w:val="18"/>
                <w:szCs w:val="18"/>
                <w:shd w:val="clear" w:color="auto" w:fill="FFFFFF"/>
              </w:rPr>
              <w:t>dorsata</w:t>
            </w:r>
            <w:r>
              <w:rPr>
                <w:iCs/>
                <w:color w:val="222222"/>
                <w:sz w:val="18"/>
                <w:szCs w:val="18"/>
                <w:shd w:val="clear" w:color="auto" w:fill="FFFFFF"/>
              </w:rPr>
              <w:t xml:space="preserve"> (Fabricius, 1798)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A20BD4" w:rsidRDefault="005C0D3B" w:rsidP="005C0D3B">
            <w:pPr>
              <w:rPr>
                <w:color w:val="000000"/>
                <w:sz w:val="18"/>
                <w:szCs w:val="18"/>
                <w:vertAlign w:val="superscript"/>
              </w:rPr>
            </w:pPr>
            <w:r w:rsidRPr="00E96D86">
              <w:rPr>
                <w:rStyle w:val="Accentuation"/>
                <w:color w:val="333333"/>
                <w:shd w:val="clear" w:color="auto" w:fill="F0F3F2"/>
              </w:rPr>
              <w:t>Batozonellus lacerticida</w:t>
            </w:r>
            <w:r>
              <w:rPr>
                <w:rStyle w:val="Accentuation"/>
                <w:color w:val="333333"/>
                <w:shd w:val="clear" w:color="auto" w:fill="F0F3F2"/>
              </w:rPr>
              <w:t xml:space="preserve"> (Pallas, 1771)</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B27770" w:rsidRDefault="005C0D3B" w:rsidP="005C0D3B">
            <w:pPr>
              <w:rPr>
                <w:iCs/>
                <w:color w:val="000000"/>
                <w:sz w:val="18"/>
                <w:szCs w:val="18"/>
                <w:vertAlign w:val="superscript"/>
              </w:rPr>
            </w:pPr>
            <w:r w:rsidRPr="00E96D86">
              <w:rPr>
                <w:rStyle w:val="Accentuation"/>
              </w:rPr>
              <w:t>Anthrax aethiops</w:t>
            </w:r>
            <w:r>
              <w:rPr>
                <w:rStyle w:val="Accentuation"/>
              </w:rPr>
              <w:t xml:space="preserve"> (Fabricius, 1781)</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B27770" w:rsidRDefault="005C0D3B" w:rsidP="005C0D3B">
            <w:pPr>
              <w:rPr>
                <w:sz w:val="18"/>
                <w:szCs w:val="18"/>
              </w:rPr>
            </w:pPr>
            <w:r w:rsidRPr="00E96D86">
              <w:rPr>
                <w:rStyle w:val="Accentuation"/>
              </w:rPr>
              <w:t>Asilus barba</w:t>
            </w:r>
            <w:r>
              <w:rPr>
                <w:rStyle w:val="Accentuation"/>
              </w:rPr>
              <w:t>rus (Linnaeus, 1758)</w:t>
            </w:r>
          </w:p>
        </w:tc>
        <w:tc>
          <w:tcPr>
            <w:tcW w:w="2835" w:type="dxa"/>
          </w:tcPr>
          <w:p w:rsidR="005C0D3B" w:rsidRPr="00B27770" w:rsidRDefault="005C0D3B" w:rsidP="005C0D3B">
            <w:pPr>
              <w:rPr>
                <w:sz w:val="18"/>
                <w:szCs w:val="18"/>
              </w:rPr>
            </w:pPr>
            <w:r w:rsidRPr="00B27770">
              <w:rPr>
                <w:sz w:val="18"/>
                <w:szCs w:val="18"/>
                <w:shd w:val="clear" w:color="auto" w:fill="FFFFFF"/>
              </w:rPr>
              <w:t>Mouches à toison</w:t>
            </w:r>
          </w:p>
        </w:tc>
        <w:tc>
          <w:tcPr>
            <w:tcW w:w="3119" w:type="dxa"/>
          </w:tcPr>
          <w:p w:rsidR="005C0D3B" w:rsidRDefault="005C0D3B" w:rsidP="005C0D3B"/>
        </w:tc>
      </w:tr>
      <w:tr w:rsidR="005C0D3B" w:rsidTr="00BB5283">
        <w:trPr>
          <w:trHeight w:val="100"/>
        </w:trPr>
        <w:tc>
          <w:tcPr>
            <w:tcW w:w="2875" w:type="dxa"/>
          </w:tcPr>
          <w:p w:rsidR="005C0D3B" w:rsidRPr="00B27770" w:rsidRDefault="00151CB2" w:rsidP="005C0D3B">
            <w:pPr>
              <w:rPr>
                <w:sz w:val="18"/>
                <w:szCs w:val="18"/>
              </w:rPr>
            </w:pPr>
            <w:hyperlink r:id="rId20">
              <w:r w:rsidR="005C0D3B" w:rsidRPr="00E96D86">
                <w:rPr>
                  <w:rStyle w:val="LienInternet"/>
                  <w:i/>
                  <w:iCs/>
                  <w:color w:val="00000A"/>
                  <w:sz w:val="18"/>
                  <w:szCs w:val="18"/>
                  <w:lang w:eastAsia="fr-FR"/>
                </w:rPr>
                <w:t>Bombomyia discoidea</w:t>
              </w:r>
            </w:hyperlink>
            <w:r w:rsidR="005C0D3B">
              <w:rPr>
                <w:rFonts w:eastAsia="Times New Roman"/>
                <w:color w:val="00000A"/>
                <w:sz w:val="18"/>
                <w:szCs w:val="18"/>
                <w:lang w:eastAsia="fr-FR"/>
              </w:rPr>
              <w:t xml:space="preserve"> (Fabricius, 1794)</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B27770" w:rsidRDefault="005C0D3B" w:rsidP="005C0D3B">
            <w:pPr>
              <w:rPr>
                <w:color w:val="000000"/>
                <w:sz w:val="18"/>
                <w:szCs w:val="18"/>
                <w:vertAlign w:val="superscript"/>
              </w:rPr>
            </w:pPr>
            <w:r w:rsidRPr="00E96D86">
              <w:rPr>
                <w:rStyle w:val="Accentuation"/>
                <w:lang w:val="en-US"/>
              </w:rPr>
              <w:t>Bombylius major</w:t>
            </w:r>
            <w:r>
              <w:rPr>
                <w:rStyle w:val="Accentuation"/>
                <w:lang w:val="en-US"/>
              </w:rPr>
              <w:t xml:space="preserve"> (Linnaeus, 1758)</w:t>
            </w:r>
          </w:p>
        </w:tc>
        <w:tc>
          <w:tcPr>
            <w:tcW w:w="2835" w:type="dxa"/>
          </w:tcPr>
          <w:p w:rsidR="005C0D3B" w:rsidRPr="00E274CA" w:rsidRDefault="005C0D3B" w:rsidP="005C0D3B">
            <w:pPr>
              <w:rPr>
                <w:sz w:val="18"/>
                <w:szCs w:val="18"/>
              </w:rPr>
            </w:pPr>
            <w:r>
              <w:rPr>
                <w:sz w:val="18"/>
                <w:szCs w:val="18"/>
              </w:rPr>
              <w:t>Grand bombyle</w:t>
            </w:r>
          </w:p>
        </w:tc>
        <w:tc>
          <w:tcPr>
            <w:tcW w:w="3119" w:type="dxa"/>
          </w:tcPr>
          <w:p w:rsidR="005C0D3B" w:rsidRDefault="005C0D3B" w:rsidP="005C0D3B"/>
        </w:tc>
      </w:tr>
      <w:tr w:rsidR="005C0D3B" w:rsidTr="00BB5283">
        <w:trPr>
          <w:trHeight w:val="100"/>
        </w:trPr>
        <w:tc>
          <w:tcPr>
            <w:tcW w:w="2875" w:type="dxa"/>
          </w:tcPr>
          <w:p w:rsidR="005C0D3B" w:rsidRPr="00B27770" w:rsidRDefault="005C0D3B" w:rsidP="005C0D3B">
            <w:pPr>
              <w:rPr>
                <w:color w:val="000000"/>
                <w:sz w:val="18"/>
                <w:szCs w:val="18"/>
                <w:vertAlign w:val="superscript"/>
              </w:rPr>
            </w:pPr>
            <w:r w:rsidRPr="00E96D86">
              <w:rPr>
                <w:rStyle w:val="Accentuation"/>
              </w:rPr>
              <w:t>Calliphora vomitoria</w:t>
            </w:r>
            <w:r>
              <w:rPr>
                <w:rStyle w:val="Accentuation"/>
              </w:rPr>
              <w:t xml:space="preserve"> (Linnaeus, 1758)</w:t>
            </w:r>
          </w:p>
        </w:tc>
        <w:tc>
          <w:tcPr>
            <w:tcW w:w="2835" w:type="dxa"/>
          </w:tcPr>
          <w:p w:rsidR="005C0D3B" w:rsidRPr="00E274CA" w:rsidRDefault="005C0D3B" w:rsidP="005C0D3B">
            <w:pPr>
              <w:rPr>
                <w:sz w:val="18"/>
                <w:szCs w:val="18"/>
              </w:rPr>
            </w:pPr>
            <w:r>
              <w:rPr>
                <w:sz w:val="18"/>
                <w:szCs w:val="18"/>
              </w:rPr>
              <w:t>Mouche bleue</w:t>
            </w:r>
          </w:p>
        </w:tc>
        <w:tc>
          <w:tcPr>
            <w:tcW w:w="3119" w:type="dxa"/>
          </w:tcPr>
          <w:p w:rsidR="005C0D3B" w:rsidRDefault="005C0D3B" w:rsidP="005C0D3B"/>
        </w:tc>
      </w:tr>
      <w:tr w:rsidR="005C0D3B" w:rsidTr="00BB5283">
        <w:trPr>
          <w:trHeight w:val="100"/>
        </w:trPr>
        <w:tc>
          <w:tcPr>
            <w:tcW w:w="2875" w:type="dxa"/>
          </w:tcPr>
          <w:p w:rsidR="005C0D3B" w:rsidRPr="00B27770" w:rsidRDefault="005C0D3B" w:rsidP="005C0D3B">
            <w:pPr>
              <w:rPr>
                <w:color w:val="000000"/>
                <w:sz w:val="18"/>
                <w:szCs w:val="18"/>
                <w:vertAlign w:val="superscript"/>
              </w:rPr>
            </w:pPr>
            <w:r w:rsidRPr="00E96D86">
              <w:rPr>
                <w:rStyle w:val="Accentuation"/>
                <w:lang w:val="en-US"/>
              </w:rPr>
              <w:t>Chrysomya megacephala</w:t>
            </w:r>
            <w:r>
              <w:rPr>
                <w:rStyle w:val="Accentuation"/>
                <w:lang w:val="en-US"/>
              </w:rPr>
              <w:t xml:space="preserve"> (Fabricius, 1794)</w:t>
            </w:r>
          </w:p>
        </w:tc>
        <w:tc>
          <w:tcPr>
            <w:tcW w:w="2835" w:type="dxa"/>
          </w:tcPr>
          <w:p w:rsidR="005C0D3B" w:rsidRPr="00B27770" w:rsidRDefault="005C0D3B" w:rsidP="005C0D3B">
            <w:pPr>
              <w:rPr>
                <w:sz w:val="18"/>
                <w:szCs w:val="18"/>
              </w:rPr>
            </w:pPr>
            <w:r w:rsidRPr="00B27770">
              <w:rPr>
                <w:sz w:val="18"/>
                <w:szCs w:val="18"/>
                <w:shd w:val="clear" w:color="auto" w:fill="FFFFFF"/>
              </w:rPr>
              <w:t>Oriental latrine fly</w:t>
            </w:r>
          </w:p>
        </w:tc>
        <w:tc>
          <w:tcPr>
            <w:tcW w:w="3119" w:type="dxa"/>
          </w:tcPr>
          <w:p w:rsidR="005C0D3B" w:rsidRDefault="005C0D3B" w:rsidP="005C0D3B"/>
        </w:tc>
      </w:tr>
      <w:tr w:rsidR="005C0D3B" w:rsidTr="00BB5283">
        <w:trPr>
          <w:trHeight w:val="100"/>
        </w:trPr>
        <w:tc>
          <w:tcPr>
            <w:tcW w:w="2875" w:type="dxa"/>
          </w:tcPr>
          <w:p w:rsidR="005C0D3B" w:rsidRPr="00305B76" w:rsidRDefault="005C0D3B" w:rsidP="005C0D3B">
            <w:pPr>
              <w:rPr>
                <w:iCs/>
                <w:color w:val="000000"/>
                <w:sz w:val="18"/>
                <w:szCs w:val="18"/>
                <w:vertAlign w:val="superscript"/>
              </w:rPr>
            </w:pPr>
            <w:r w:rsidRPr="00E96D86">
              <w:rPr>
                <w:rStyle w:val="Accentuation"/>
              </w:rPr>
              <w:t>Episyrphus balteatus</w:t>
            </w:r>
            <w:r>
              <w:rPr>
                <w:rStyle w:val="Accentuation"/>
              </w:rPr>
              <w:t xml:space="preserve"> (De Geer, 1776)</w:t>
            </w:r>
          </w:p>
        </w:tc>
        <w:tc>
          <w:tcPr>
            <w:tcW w:w="2835" w:type="dxa"/>
          </w:tcPr>
          <w:p w:rsidR="005C0D3B" w:rsidRPr="00305B76" w:rsidRDefault="005C0D3B" w:rsidP="005C0D3B">
            <w:pPr>
              <w:rPr>
                <w:sz w:val="18"/>
                <w:szCs w:val="18"/>
              </w:rPr>
            </w:pPr>
            <w:r w:rsidRPr="00305B76">
              <w:rPr>
                <w:sz w:val="18"/>
                <w:szCs w:val="18"/>
                <w:shd w:val="clear" w:color="auto" w:fill="FFFFFF"/>
              </w:rPr>
              <w:t>Syrphe ceinturé</w:t>
            </w:r>
          </w:p>
        </w:tc>
        <w:tc>
          <w:tcPr>
            <w:tcW w:w="3119" w:type="dxa"/>
          </w:tcPr>
          <w:p w:rsidR="005C0D3B" w:rsidRDefault="005C0D3B" w:rsidP="005C0D3B"/>
        </w:tc>
      </w:tr>
      <w:tr w:rsidR="005C0D3B" w:rsidTr="00BB5283">
        <w:trPr>
          <w:trHeight w:val="100"/>
        </w:trPr>
        <w:tc>
          <w:tcPr>
            <w:tcW w:w="2875" w:type="dxa"/>
          </w:tcPr>
          <w:p w:rsidR="005C0D3B" w:rsidRPr="00305B76" w:rsidRDefault="005C0D3B" w:rsidP="005C0D3B">
            <w:pPr>
              <w:rPr>
                <w:color w:val="000000"/>
                <w:sz w:val="18"/>
                <w:szCs w:val="18"/>
                <w:vertAlign w:val="superscript"/>
              </w:rPr>
            </w:pPr>
            <w:r w:rsidRPr="00E96D86">
              <w:rPr>
                <w:rStyle w:val="Accentuation"/>
              </w:rPr>
              <w:lastRenderedPageBreak/>
              <w:t>Eristalinus aeneus</w:t>
            </w:r>
            <w:r>
              <w:rPr>
                <w:rStyle w:val="Accentuation"/>
              </w:rPr>
              <w:t xml:space="preserve"> (Scopoli, 1763)</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305B76" w:rsidRDefault="005C0D3B" w:rsidP="005C0D3B">
            <w:pPr>
              <w:rPr>
                <w:color w:val="000000"/>
                <w:sz w:val="18"/>
                <w:szCs w:val="18"/>
                <w:vertAlign w:val="superscript"/>
              </w:rPr>
            </w:pPr>
            <w:r w:rsidRPr="00E96D86">
              <w:rPr>
                <w:rStyle w:val="Accentuation"/>
              </w:rPr>
              <w:t>Eristalinus megacephalus</w:t>
            </w:r>
            <w:r>
              <w:rPr>
                <w:rStyle w:val="Accentuation"/>
              </w:rPr>
              <w:t xml:space="preserve"> (Rossi, 1794)</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305B76" w:rsidRDefault="005C0D3B" w:rsidP="005C0D3B">
            <w:pPr>
              <w:rPr>
                <w:iCs/>
                <w:color w:val="000000"/>
                <w:sz w:val="18"/>
                <w:szCs w:val="18"/>
                <w:vertAlign w:val="superscript"/>
              </w:rPr>
            </w:pPr>
            <w:r w:rsidRPr="00E96D86">
              <w:rPr>
                <w:rStyle w:val="Accentuation"/>
              </w:rPr>
              <w:t>Eristalinus taeniops</w:t>
            </w:r>
            <w:r>
              <w:rPr>
                <w:rStyle w:val="Accentuation"/>
              </w:rPr>
              <w:t xml:space="preserve"> (Wiedemann, 1818)</w:t>
            </w:r>
          </w:p>
        </w:tc>
        <w:tc>
          <w:tcPr>
            <w:tcW w:w="2835" w:type="dxa"/>
          </w:tcPr>
          <w:p w:rsidR="005C0D3B" w:rsidRPr="00305B76" w:rsidRDefault="005C0D3B" w:rsidP="005C0D3B">
            <w:pPr>
              <w:rPr>
                <w:sz w:val="18"/>
                <w:szCs w:val="18"/>
              </w:rPr>
            </w:pPr>
            <w:r w:rsidRPr="00305B76">
              <w:rPr>
                <w:sz w:val="18"/>
                <w:szCs w:val="18"/>
                <w:shd w:val="clear" w:color="auto" w:fill="FFFFFF"/>
              </w:rPr>
              <w:t>Band-eyed drone fly</w:t>
            </w:r>
          </w:p>
        </w:tc>
        <w:tc>
          <w:tcPr>
            <w:tcW w:w="3119" w:type="dxa"/>
          </w:tcPr>
          <w:p w:rsidR="005C0D3B" w:rsidRDefault="005C0D3B" w:rsidP="005C0D3B"/>
        </w:tc>
      </w:tr>
      <w:tr w:rsidR="005C0D3B" w:rsidTr="00BB5283">
        <w:trPr>
          <w:trHeight w:val="100"/>
        </w:trPr>
        <w:tc>
          <w:tcPr>
            <w:tcW w:w="2875" w:type="dxa"/>
          </w:tcPr>
          <w:p w:rsidR="005C0D3B" w:rsidRPr="00305B76" w:rsidRDefault="005C0D3B" w:rsidP="005C0D3B">
            <w:pPr>
              <w:rPr>
                <w:color w:val="000000"/>
                <w:sz w:val="18"/>
                <w:szCs w:val="18"/>
                <w:vertAlign w:val="superscript"/>
              </w:rPr>
            </w:pPr>
            <w:r w:rsidRPr="00E96D86">
              <w:rPr>
                <w:rStyle w:val="Accentuation"/>
              </w:rPr>
              <w:t>Eristalis arbustorum</w:t>
            </w:r>
            <w:r>
              <w:rPr>
                <w:rStyle w:val="Accentuation"/>
              </w:rPr>
              <w:t xml:space="preserve"> (Linnaeus, 1758)</w:t>
            </w:r>
          </w:p>
        </w:tc>
        <w:tc>
          <w:tcPr>
            <w:tcW w:w="2835" w:type="dxa"/>
          </w:tcPr>
          <w:p w:rsidR="005C0D3B" w:rsidRPr="00305B76" w:rsidRDefault="005C0D3B" w:rsidP="005C0D3B">
            <w:pPr>
              <w:rPr>
                <w:sz w:val="18"/>
                <w:szCs w:val="18"/>
              </w:rPr>
            </w:pPr>
            <w:r w:rsidRPr="00305B76">
              <w:rPr>
                <w:sz w:val="18"/>
                <w:szCs w:val="18"/>
                <w:shd w:val="clear" w:color="auto" w:fill="FFFFFF"/>
              </w:rPr>
              <w:t>Eristale des arbustes</w:t>
            </w:r>
          </w:p>
        </w:tc>
        <w:tc>
          <w:tcPr>
            <w:tcW w:w="3119" w:type="dxa"/>
          </w:tcPr>
          <w:p w:rsidR="005C0D3B" w:rsidRDefault="005C0D3B" w:rsidP="005C0D3B"/>
        </w:tc>
      </w:tr>
      <w:tr w:rsidR="005C0D3B" w:rsidTr="00BB5283">
        <w:trPr>
          <w:trHeight w:val="100"/>
        </w:trPr>
        <w:tc>
          <w:tcPr>
            <w:tcW w:w="2875" w:type="dxa"/>
          </w:tcPr>
          <w:p w:rsidR="005C0D3B" w:rsidRPr="00067E28" w:rsidRDefault="005C0D3B" w:rsidP="005C0D3B">
            <w:pPr>
              <w:rPr>
                <w:iCs/>
                <w:color w:val="000000"/>
                <w:sz w:val="18"/>
                <w:szCs w:val="18"/>
                <w:vertAlign w:val="superscript"/>
              </w:rPr>
            </w:pPr>
            <w:r w:rsidRPr="00E96D86">
              <w:rPr>
                <w:rStyle w:val="Accentuation"/>
              </w:rPr>
              <w:t>Eristalis tenax</w:t>
            </w:r>
            <w:r>
              <w:rPr>
                <w:rStyle w:val="Accentuation"/>
              </w:rPr>
              <w:t xml:space="preserve"> (Linnaeus, 1758)</w:t>
            </w:r>
          </w:p>
        </w:tc>
        <w:tc>
          <w:tcPr>
            <w:tcW w:w="2835" w:type="dxa"/>
          </w:tcPr>
          <w:p w:rsidR="005C0D3B" w:rsidRPr="00305B76" w:rsidRDefault="005C0D3B" w:rsidP="005C0D3B">
            <w:pPr>
              <w:rPr>
                <w:sz w:val="18"/>
                <w:szCs w:val="18"/>
              </w:rPr>
            </w:pPr>
            <w:r w:rsidRPr="00305B76">
              <w:rPr>
                <w:sz w:val="18"/>
                <w:szCs w:val="18"/>
                <w:shd w:val="clear" w:color="auto" w:fill="FFFFFF"/>
              </w:rPr>
              <w:t>Éristale gluant(e)</w:t>
            </w:r>
          </w:p>
        </w:tc>
        <w:tc>
          <w:tcPr>
            <w:tcW w:w="3119" w:type="dxa"/>
          </w:tcPr>
          <w:p w:rsidR="005C0D3B" w:rsidRDefault="005C0D3B" w:rsidP="005C0D3B"/>
        </w:tc>
      </w:tr>
      <w:tr w:rsidR="005C0D3B" w:rsidTr="00BB5283">
        <w:trPr>
          <w:trHeight w:val="100"/>
        </w:trPr>
        <w:tc>
          <w:tcPr>
            <w:tcW w:w="2875" w:type="dxa"/>
          </w:tcPr>
          <w:p w:rsidR="005C0D3B" w:rsidRPr="00067E28" w:rsidRDefault="005C0D3B" w:rsidP="005C0D3B">
            <w:pPr>
              <w:rPr>
                <w:iCs/>
                <w:sz w:val="18"/>
                <w:szCs w:val="18"/>
                <w:vertAlign w:val="superscript"/>
              </w:rPr>
            </w:pPr>
            <w:r w:rsidRPr="00067E28">
              <w:rPr>
                <w:i/>
                <w:sz w:val="18"/>
                <w:szCs w:val="18"/>
                <w:shd w:val="clear" w:color="auto" w:fill="FFFFFF"/>
              </w:rPr>
              <w:t>Eupeodes corollae</w:t>
            </w:r>
            <w:r w:rsidRPr="00067E28">
              <w:rPr>
                <w:iCs/>
                <w:sz w:val="18"/>
                <w:szCs w:val="18"/>
                <w:shd w:val="clear" w:color="auto" w:fill="FFFFFF"/>
              </w:rPr>
              <w:t xml:space="preserve"> (Fabricius, 1794)</w:t>
            </w:r>
          </w:p>
        </w:tc>
        <w:tc>
          <w:tcPr>
            <w:tcW w:w="2835" w:type="dxa"/>
          </w:tcPr>
          <w:p w:rsidR="005C0D3B" w:rsidRPr="00067E28" w:rsidRDefault="005C0D3B" w:rsidP="005C0D3B">
            <w:pPr>
              <w:rPr>
                <w:sz w:val="18"/>
                <w:szCs w:val="18"/>
              </w:rPr>
            </w:pPr>
            <w:r w:rsidRPr="00067E28">
              <w:rPr>
                <w:sz w:val="18"/>
                <w:szCs w:val="18"/>
                <w:shd w:val="clear" w:color="auto" w:fill="FFFFFF"/>
              </w:rPr>
              <w:t>Syrphe des corolles</w:t>
            </w:r>
          </w:p>
        </w:tc>
        <w:tc>
          <w:tcPr>
            <w:tcW w:w="3119" w:type="dxa"/>
          </w:tcPr>
          <w:p w:rsidR="005C0D3B" w:rsidRDefault="005C0D3B" w:rsidP="005C0D3B"/>
        </w:tc>
      </w:tr>
      <w:tr w:rsidR="005C0D3B" w:rsidTr="00BB5283">
        <w:trPr>
          <w:trHeight w:val="100"/>
        </w:trPr>
        <w:tc>
          <w:tcPr>
            <w:tcW w:w="2875" w:type="dxa"/>
          </w:tcPr>
          <w:p w:rsidR="005C0D3B" w:rsidRPr="00D22EAE" w:rsidRDefault="005C0D3B" w:rsidP="005C0D3B">
            <w:pPr>
              <w:rPr>
                <w:iCs/>
                <w:color w:val="000000"/>
                <w:sz w:val="18"/>
                <w:szCs w:val="18"/>
                <w:vertAlign w:val="superscript"/>
              </w:rPr>
            </w:pPr>
            <w:r w:rsidRPr="00E96D86">
              <w:rPr>
                <w:rStyle w:val="uficommentbody"/>
                <w:i/>
              </w:rPr>
              <w:t>Exhyalanthrax afer</w:t>
            </w:r>
            <w:r>
              <w:rPr>
                <w:rStyle w:val="uficommentbody"/>
                <w:iCs/>
              </w:rPr>
              <w:t xml:space="preserve"> (Fabricius, 1794)</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22EAE" w:rsidRDefault="005C0D3B" w:rsidP="005C0D3B">
            <w:pPr>
              <w:rPr>
                <w:iCs/>
                <w:color w:val="000000"/>
                <w:sz w:val="18"/>
                <w:szCs w:val="18"/>
                <w:vertAlign w:val="superscript"/>
              </w:rPr>
            </w:pPr>
            <w:r w:rsidRPr="00E96D86">
              <w:rPr>
                <w:i/>
                <w:color w:val="222222"/>
                <w:sz w:val="18"/>
                <w:szCs w:val="18"/>
                <w:shd w:val="clear" w:color="auto" w:fill="FFFFFF"/>
              </w:rPr>
              <w:t>Graphomya maculata</w:t>
            </w:r>
            <w:r>
              <w:rPr>
                <w:iCs/>
                <w:color w:val="222222"/>
                <w:sz w:val="18"/>
                <w:szCs w:val="18"/>
                <w:shd w:val="clear" w:color="auto" w:fill="FFFFFF"/>
              </w:rPr>
              <w:t xml:space="preserve"> (Scopoli, 1763)</w:t>
            </w:r>
          </w:p>
        </w:tc>
        <w:tc>
          <w:tcPr>
            <w:tcW w:w="2835" w:type="dxa"/>
          </w:tcPr>
          <w:p w:rsidR="005C0D3B" w:rsidRPr="00D22EAE" w:rsidRDefault="005C0D3B" w:rsidP="005C0D3B">
            <w:pPr>
              <w:rPr>
                <w:sz w:val="18"/>
                <w:szCs w:val="18"/>
              </w:rPr>
            </w:pPr>
            <w:r>
              <w:rPr>
                <w:sz w:val="18"/>
                <w:szCs w:val="18"/>
                <w:shd w:val="clear" w:color="auto" w:fill="FFFFFF"/>
              </w:rPr>
              <w:t>G</w:t>
            </w:r>
            <w:r w:rsidRPr="00D22EAE">
              <w:rPr>
                <w:sz w:val="18"/>
                <w:szCs w:val="18"/>
                <w:shd w:val="clear" w:color="auto" w:fill="FFFFFF"/>
              </w:rPr>
              <w:t>raphomyie tachetée</w:t>
            </w:r>
          </w:p>
        </w:tc>
        <w:tc>
          <w:tcPr>
            <w:tcW w:w="3119" w:type="dxa"/>
          </w:tcPr>
          <w:p w:rsidR="005C0D3B" w:rsidRDefault="005C0D3B" w:rsidP="005C0D3B"/>
        </w:tc>
      </w:tr>
      <w:tr w:rsidR="005C0D3B" w:rsidTr="00BB5283">
        <w:trPr>
          <w:trHeight w:val="100"/>
        </w:trPr>
        <w:tc>
          <w:tcPr>
            <w:tcW w:w="2875" w:type="dxa"/>
          </w:tcPr>
          <w:p w:rsidR="005C0D3B" w:rsidRPr="00D22EAE" w:rsidRDefault="005C0D3B" w:rsidP="005C0D3B">
            <w:pPr>
              <w:rPr>
                <w:color w:val="000000"/>
                <w:sz w:val="18"/>
                <w:szCs w:val="18"/>
                <w:vertAlign w:val="superscript"/>
              </w:rPr>
            </w:pPr>
            <w:r w:rsidRPr="00E96D86">
              <w:rPr>
                <w:rStyle w:val="Accentuation"/>
              </w:rPr>
              <w:t>Neomyia cornicina</w:t>
            </w:r>
            <w:r>
              <w:rPr>
                <w:rStyle w:val="Accentuation"/>
              </w:rPr>
              <w:t xml:space="preserve"> (Fabricius, 1781)</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22EAE" w:rsidRDefault="005C0D3B" w:rsidP="005C0D3B">
            <w:pPr>
              <w:rPr>
                <w:color w:val="000000"/>
                <w:sz w:val="18"/>
                <w:szCs w:val="18"/>
                <w:vertAlign w:val="superscript"/>
              </w:rPr>
            </w:pPr>
            <w:r w:rsidRPr="00E96D86">
              <w:rPr>
                <w:rStyle w:val="Accentuation"/>
              </w:rPr>
              <w:t>Rhinia apicalis</w:t>
            </w:r>
            <w:r>
              <w:rPr>
                <w:rStyle w:val="Accentuation"/>
              </w:rPr>
              <w:t xml:space="preserve"> (Wiedemann, 1830)</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22EAE" w:rsidRDefault="005C0D3B" w:rsidP="005C0D3B">
            <w:pPr>
              <w:rPr>
                <w:sz w:val="18"/>
                <w:szCs w:val="18"/>
              </w:rPr>
            </w:pPr>
            <w:r w:rsidRPr="00E96D86">
              <w:rPr>
                <w:rStyle w:val="Accentuation"/>
              </w:rPr>
              <w:t>Sphaerophoria rueppell</w:t>
            </w:r>
            <w:r>
              <w:rPr>
                <w:rStyle w:val="Accentuation"/>
              </w:rPr>
              <w:t>i (Wiedemann, 1830)</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22EAE" w:rsidRDefault="005C0D3B" w:rsidP="005C0D3B">
            <w:pPr>
              <w:rPr>
                <w:iCs/>
                <w:sz w:val="18"/>
                <w:szCs w:val="18"/>
                <w:vertAlign w:val="superscript"/>
              </w:rPr>
            </w:pPr>
            <w:r w:rsidRPr="00D22EAE">
              <w:rPr>
                <w:i/>
                <w:sz w:val="18"/>
                <w:szCs w:val="18"/>
                <w:shd w:val="clear" w:color="auto" w:fill="FFFFFF"/>
              </w:rPr>
              <w:t>Syllegomydas cinctus</w:t>
            </w:r>
            <w:r w:rsidRPr="00D22EAE">
              <w:rPr>
                <w:iCs/>
                <w:sz w:val="18"/>
                <w:szCs w:val="18"/>
                <w:shd w:val="clear" w:color="auto" w:fill="FFFFFF"/>
              </w:rPr>
              <w:t xml:space="preserve"> </w:t>
            </w:r>
            <w:r w:rsidRPr="00D22EAE">
              <w:rPr>
                <w:sz w:val="18"/>
                <w:szCs w:val="18"/>
                <w:shd w:val="clear" w:color="auto" w:fill="FFFFFF"/>
              </w:rPr>
              <w:t>(Macquart, 1835)</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22EAE" w:rsidRDefault="005C0D3B" w:rsidP="005C0D3B">
            <w:pPr>
              <w:rPr>
                <w:iCs/>
                <w:color w:val="000000"/>
                <w:sz w:val="18"/>
                <w:szCs w:val="18"/>
                <w:vertAlign w:val="superscript"/>
              </w:rPr>
            </w:pPr>
            <w:r w:rsidRPr="00E96D86">
              <w:rPr>
                <w:i/>
                <w:color w:val="222222"/>
                <w:sz w:val="18"/>
                <w:szCs w:val="18"/>
                <w:shd w:val="clear" w:color="auto" w:fill="FFFFFF"/>
              </w:rPr>
              <w:t>Acanthacris ruficornis</w:t>
            </w:r>
            <w:r>
              <w:rPr>
                <w:iCs/>
                <w:color w:val="222222"/>
                <w:sz w:val="18"/>
                <w:szCs w:val="18"/>
                <w:shd w:val="clear" w:color="auto" w:fill="FFFFFF"/>
              </w:rPr>
              <w:t xml:space="preserve"> (Serville, 1838)</w:t>
            </w:r>
          </w:p>
        </w:tc>
        <w:tc>
          <w:tcPr>
            <w:tcW w:w="2835" w:type="dxa"/>
          </w:tcPr>
          <w:p w:rsidR="005C0D3B" w:rsidRPr="00D22EAE" w:rsidRDefault="005C0D3B" w:rsidP="005C0D3B">
            <w:pPr>
              <w:rPr>
                <w:sz w:val="18"/>
                <w:szCs w:val="18"/>
              </w:rPr>
            </w:pPr>
            <w:r w:rsidRPr="00D22EAE">
              <w:rPr>
                <w:sz w:val="18"/>
                <w:szCs w:val="18"/>
                <w:shd w:val="clear" w:color="auto" w:fill="FFFFFF"/>
              </w:rPr>
              <w:t>Brown-headed Bird Grasshopper</w:t>
            </w:r>
          </w:p>
        </w:tc>
        <w:tc>
          <w:tcPr>
            <w:tcW w:w="3119" w:type="dxa"/>
          </w:tcPr>
          <w:p w:rsidR="005C0D3B" w:rsidRDefault="005C0D3B" w:rsidP="005C0D3B"/>
        </w:tc>
      </w:tr>
      <w:tr w:rsidR="005C0D3B" w:rsidTr="00BB5283">
        <w:trPr>
          <w:trHeight w:val="100"/>
        </w:trPr>
        <w:tc>
          <w:tcPr>
            <w:tcW w:w="2875" w:type="dxa"/>
          </w:tcPr>
          <w:p w:rsidR="005C0D3B" w:rsidRPr="00E96D86" w:rsidRDefault="005C0D3B" w:rsidP="005C0D3B">
            <w:pPr>
              <w:rPr>
                <w:i/>
                <w:iCs/>
                <w:color w:val="000000"/>
                <w:sz w:val="18"/>
                <w:szCs w:val="18"/>
                <w:vertAlign w:val="superscript"/>
              </w:rPr>
            </w:pPr>
            <w:r w:rsidRPr="00E96D86">
              <w:rPr>
                <w:i/>
                <w:color w:val="222222"/>
                <w:sz w:val="18"/>
                <w:szCs w:val="18"/>
                <w:shd w:val="clear" w:color="auto" w:fill="FFFFFF"/>
              </w:rPr>
              <w:t>Schistocerca gregaria.</w:t>
            </w:r>
          </w:p>
        </w:tc>
        <w:tc>
          <w:tcPr>
            <w:tcW w:w="2835" w:type="dxa"/>
          </w:tcPr>
          <w:p w:rsidR="005C0D3B" w:rsidRPr="00E274CA" w:rsidRDefault="005C0D3B" w:rsidP="005C0D3B">
            <w:pPr>
              <w:rPr>
                <w:sz w:val="18"/>
                <w:szCs w:val="18"/>
              </w:rPr>
            </w:pPr>
            <w:r>
              <w:rPr>
                <w:sz w:val="18"/>
                <w:szCs w:val="18"/>
              </w:rPr>
              <w:t>Criquet pélerin</w:t>
            </w: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color w:val="000000"/>
                <w:sz w:val="18"/>
                <w:szCs w:val="18"/>
                <w:vertAlign w:val="superscript"/>
              </w:rPr>
            </w:pPr>
            <w:r w:rsidRPr="00E96D86">
              <w:rPr>
                <w:i/>
                <w:iCs/>
                <w:color w:val="000000"/>
                <w:sz w:val="18"/>
                <w:szCs w:val="18"/>
              </w:rPr>
              <w:t>Oedipoda caerulescens</w:t>
            </w:r>
            <w:r>
              <w:rPr>
                <w:color w:val="000000"/>
                <w:sz w:val="18"/>
                <w:szCs w:val="18"/>
              </w:rPr>
              <w:t xml:space="preserve"> (Linnaeus, 1758)</w:t>
            </w:r>
          </w:p>
        </w:tc>
        <w:tc>
          <w:tcPr>
            <w:tcW w:w="2835" w:type="dxa"/>
          </w:tcPr>
          <w:p w:rsidR="005C0D3B" w:rsidRPr="00E274CA" w:rsidRDefault="005C0D3B" w:rsidP="005C0D3B">
            <w:pPr>
              <w:rPr>
                <w:sz w:val="18"/>
                <w:szCs w:val="18"/>
              </w:rPr>
            </w:pPr>
            <w:r>
              <w:rPr>
                <w:sz w:val="18"/>
                <w:szCs w:val="18"/>
              </w:rPr>
              <w:t>Criquet bleu</w:t>
            </w: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color w:val="000000"/>
                <w:sz w:val="18"/>
                <w:szCs w:val="18"/>
                <w:vertAlign w:val="superscript"/>
              </w:rPr>
            </w:pPr>
            <w:r w:rsidRPr="00E96D86">
              <w:rPr>
                <w:i/>
                <w:iCs/>
                <w:color w:val="333333"/>
                <w:sz w:val="18"/>
                <w:szCs w:val="18"/>
                <w:shd w:val="clear" w:color="auto" w:fill="E7ECEA"/>
              </w:rPr>
              <w:t xml:space="preserve">Trigonidium </w:t>
            </w:r>
            <w:proofErr w:type="gramStart"/>
            <w:r w:rsidRPr="00E96D86">
              <w:rPr>
                <w:i/>
                <w:iCs/>
                <w:color w:val="333333"/>
                <w:sz w:val="18"/>
                <w:szCs w:val="18"/>
                <w:shd w:val="clear" w:color="auto" w:fill="E7ECEA"/>
              </w:rPr>
              <w:t>cicindeloides</w:t>
            </w:r>
            <w:r>
              <w:rPr>
                <w:color w:val="333333"/>
                <w:sz w:val="18"/>
                <w:szCs w:val="18"/>
                <w:shd w:val="clear" w:color="auto" w:fill="E7ECEA"/>
              </w:rPr>
              <w:t>(</w:t>
            </w:r>
            <w:proofErr w:type="gramEnd"/>
            <w:r>
              <w:rPr>
                <w:color w:val="333333"/>
                <w:sz w:val="18"/>
                <w:szCs w:val="18"/>
                <w:shd w:val="clear" w:color="auto" w:fill="E7ECEA"/>
              </w:rPr>
              <w:t xml:space="preserve"> Rambur, 1838)</w:t>
            </w:r>
          </w:p>
        </w:tc>
        <w:tc>
          <w:tcPr>
            <w:tcW w:w="2835" w:type="dxa"/>
          </w:tcPr>
          <w:p w:rsidR="005C0D3B" w:rsidRPr="00E274CA" w:rsidRDefault="005C0D3B" w:rsidP="005C0D3B">
            <w:pPr>
              <w:rPr>
                <w:sz w:val="18"/>
                <w:szCs w:val="18"/>
              </w:rPr>
            </w:pPr>
            <w:r>
              <w:rPr>
                <w:sz w:val="18"/>
                <w:szCs w:val="18"/>
              </w:rPr>
              <w:t>Grillon des jonchères</w:t>
            </w: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iCs/>
                <w:color w:val="000000"/>
                <w:sz w:val="18"/>
                <w:szCs w:val="18"/>
                <w:vertAlign w:val="superscript"/>
              </w:rPr>
            </w:pPr>
            <w:r w:rsidRPr="00E96D86">
              <w:rPr>
                <w:i/>
                <w:color w:val="222222"/>
                <w:sz w:val="18"/>
                <w:szCs w:val="18"/>
                <w:shd w:val="clear" w:color="auto" w:fill="FFFFFF"/>
              </w:rPr>
              <w:t>Araneus angulatus</w:t>
            </w:r>
            <w:r>
              <w:rPr>
                <w:iCs/>
                <w:color w:val="222222"/>
                <w:sz w:val="18"/>
                <w:szCs w:val="18"/>
                <w:shd w:val="clear" w:color="auto" w:fill="FFFFFF"/>
              </w:rPr>
              <w:t xml:space="preserve"> (Clerck, 1758)</w:t>
            </w:r>
          </w:p>
        </w:tc>
        <w:tc>
          <w:tcPr>
            <w:tcW w:w="2835" w:type="dxa"/>
          </w:tcPr>
          <w:p w:rsidR="005C0D3B" w:rsidRPr="00E274CA" w:rsidRDefault="005C0D3B" w:rsidP="005C0D3B">
            <w:pPr>
              <w:rPr>
                <w:sz w:val="18"/>
                <w:szCs w:val="18"/>
              </w:rPr>
            </w:pPr>
            <w:r>
              <w:rPr>
                <w:sz w:val="18"/>
                <w:szCs w:val="18"/>
              </w:rPr>
              <w:t>Epeire anguleuse</w:t>
            </w: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iCs/>
                <w:color w:val="000000"/>
                <w:sz w:val="18"/>
                <w:szCs w:val="18"/>
                <w:vertAlign w:val="superscript"/>
              </w:rPr>
            </w:pPr>
            <w:r w:rsidRPr="00DE31B7">
              <w:rPr>
                <w:i/>
                <w:color w:val="222222"/>
                <w:sz w:val="18"/>
                <w:szCs w:val="18"/>
                <w:shd w:val="clear" w:color="auto" w:fill="FFFFFF"/>
              </w:rPr>
              <w:t>Cyrtophora citricola</w:t>
            </w:r>
            <w:r>
              <w:rPr>
                <w:iCs/>
                <w:color w:val="222222"/>
                <w:sz w:val="18"/>
                <w:szCs w:val="18"/>
                <w:shd w:val="clear" w:color="auto" w:fill="FFFFFF"/>
              </w:rPr>
              <w:t xml:space="preserve"> (Forskal, 1775)</w:t>
            </w:r>
          </w:p>
        </w:tc>
        <w:tc>
          <w:tcPr>
            <w:tcW w:w="2835" w:type="dxa"/>
          </w:tcPr>
          <w:p w:rsidR="005C0D3B" w:rsidRPr="006B6DD5" w:rsidRDefault="005C0D3B" w:rsidP="005C0D3B">
            <w:pPr>
              <w:rPr>
                <w:sz w:val="18"/>
                <w:szCs w:val="18"/>
              </w:rPr>
            </w:pPr>
            <w:r w:rsidRPr="006B6DD5">
              <w:rPr>
                <w:sz w:val="18"/>
                <w:szCs w:val="18"/>
                <w:shd w:val="clear" w:color="auto" w:fill="FFFFFF"/>
              </w:rPr>
              <w:t>Épeire de l'Opuntia</w:t>
            </w: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iCs/>
                <w:color w:val="000000"/>
                <w:sz w:val="18"/>
                <w:szCs w:val="18"/>
                <w:vertAlign w:val="superscript"/>
                <w:lang w:val="en-US"/>
              </w:rPr>
            </w:pPr>
            <w:r w:rsidRPr="006B6DD5">
              <w:rPr>
                <w:i/>
                <w:color w:val="222222"/>
                <w:sz w:val="18"/>
                <w:szCs w:val="18"/>
                <w:shd w:val="clear" w:color="auto" w:fill="FFFFFF"/>
                <w:lang w:val="en-US"/>
              </w:rPr>
              <w:lastRenderedPageBreak/>
              <w:t>Larinioides suspicax</w:t>
            </w:r>
            <w:r w:rsidRPr="006B6DD5">
              <w:rPr>
                <w:iCs/>
                <w:color w:val="222222"/>
                <w:sz w:val="18"/>
                <w:szCs w:val="18"/>
                <w:shd w:val="clear" w:color="auto" w:fill="FFFFFF"/>
                <w:lang w:val="en-US"/>
              </w:rPr>
              <w:t xml:space="preserve"> (O. Pickard-Cambridge</w:t>
            </w:r>
            <w:r>
              <w:rPr>
                <w:iCs/>
                <w:color w:val="222222"/>
                <w:sz w:val="18"/>
                <w:szCs w:val="18"/>
                <w:shd w:val="clear" w:color="auto" w:fill="FFFFFF"/>
                <w:lang w:val="en-US"/>
              </w:rPr>
              <w:t>, 1876)</w:t>
            </w:r>
          </w:p>
        </w:tc>
        <w:tc>
          <w:tcPr>
            <w:tcW w:w="2835" w:type="dxa"/>
          </w:tcPr>
          <w:p w:rsidR="005C0D3B" w:rsidRPr="006B6DD5" w:rsidRDefault="005C0D3B" w:rsidP="005C0D3B">
            <w:pPr>
              <w:rPr>
                <w:sz w:val="18"/>
                <w:szCs w:val="18"/>
              </w:rPr>
            </w:pPr>
            <w:r w:rsidRPr="006B6DD5">
              <w:rPr>
                <w:sz w:val="18"/>
                <w:szCs w:val="18"/>
                <w:shd w:val="clear" w:color="auto" w:fill="FFFFFF"/>
              </w:rPr>
              <w:t>Épeire des roseaux</w:t>
            </w: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color w:val="000000"/>
                <w:sz w:val="18"/>
                <w:szCs w:val="18"/>
                <w:vertAlign w:val="superscript"/>
              </w:rPr>
            </w:pPr>
            <w:r w:rsidRPr="00DE31B7">
              <w:rPr>
                <w:i/>
                <w:iCs/>
                <w:color w:val="222222"/>
                <w:sz w:val="18"/>
                <w:szCs w:val="18"/>
                <w:shd w:val="clear" w:color="auto" w:fill="FFFFFF"/>
              </w:rPr>
              <w:t>Dysdera atlantica</w:t>
            </w:r>
            <w:r>
              <w:rPr>
                <w:color w:val="222222"/>
                <w:sz w:val="18"/>
                <w:szCs w:val="18"/>
                <w:shd w:val="clear" w:color="auto" w:fill="FFFFFF"/>
              </w:rPr>
              <w:t xml:space="preserve"> (Simon, 1909)</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iCs/>
                <w:color w:val="000000"/>
                <w:sz w:val="18"/>
                <w:szCs w:val="18"/>
                <w:vertAlign w:val="superscript"/>
              </w:rPr>
            </w:pPr>
            <w:r w:rsidRPr="00DE31B7">
              <w:rPr>
                <w:i/>
                <w:sz w:val="18"/>
                <w:szCs w:val="18"/>
              </w:rPr>
              <w:t>Eresus kollari</w:t>
            </w:r>
            <w:r>
              <w:rPr>
                <w:iCs/>
                <w:sz w:val="18"/>
                <w:szCs w:val="18"/>
              </w:rPr>
              <w:t xml:space="preserve"> (Rossi, 1846)</w:t>
            </w:r>
          </w:p>
        </w:tc>
        <w:tc>
          <w:tcPr>
            <w:tcW w:w="2835" w:type="dxa"/>
          </w:tcPr>
          <w:p w:rsidR="005C0D3B" w:rsidRPr="00E274CA" w:rsidRDefault="005C0D3B" w:rsidP="005C0D3B">
            <w:pPr>
              <w:rPr>
                <w:sz w:val="18"/>
                <w:szCs w:val="18"/>
              </w:rPr>
            </w:pPr>
            <w:r>
              <w:rPr>
                <w:sz w:val="18"/>
                <w:szCs w:val="18"/>
              </w:rPr>
              <w:t>Erèse coccinelle</w:t>
            </w: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iCs/>
                <w:color w:val="000000"/>
                <w:sz w:val="18"/>
                <w:szCs w:val="18"/>
                <w:vertAlign w:val="superscript"/>
              </w:rPr>
            </w:pPr>
            <w:r w:rsidRPr="00DE31B7">
              <w:rPr>
                <w:i/>
                <w:sz w:val="18"/>
                <w:szCs w:val="18"/>
              </w:rPr>
              <w:t>Scotophaeus validus</w:t>
            </w:r>
            <w:r>
              <w:rPr>
                <w:iCs/>
                <w:sz w:val="18"/>
                <w:szCs w:val="18"/>
              </w:rPr>
              <w:t xml:space="preserve"> (Lucas, 1846)</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iCs/>
                <w:color w:val="000000"/>
                <w:sz w:val="18"/>
                <w:szCs w:val="18"/>
                <w:vertAlign w:val="superscript"/>
              </w:rPr>
            </w:pPr>
            <w:r w:rsidRPr="00DE31B7">
              <w:rPr>
                <w:rStyle w:val="Accentuation"/>
                <w:color w:val="333333"/>
                <w:shd w:val="clear" w:color="auto" w:fill="E7ECEA"/>
              </w:rPr>
              <w:t>Hogna ferox</w:t>
            </w:r>
            <w:r>
              <w:rPr>
                <w:rStyle w:val="Accentuation"/>
                <w:color w:val="333333"/>
                <w:shd w:val="clear" w:color="auto" w:fill="E7ECEA"/>
              </w:rPr>
              <w:t xml:space="preserve"> (Lucas, 1838)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6B6DD5" w:rsidRDefault="005C0D3B" w:rsidP="005C0D3B">
            <w:pPr>
              <w:rPr>
                <w:iCs/>
                <w:color w:val="000000"/>
                <w:sz w:val="18"/>
                <w:szCs w:val="18"/>
                <w:vertAlign w:val="superscript"/>
              </w:rPr>
            </w:pPr>
            <w:r w:rsidRPr="00DE31B7">
              <w:rPr>
                <w:rStyle w:val="Accentuation"/>
                <w:color w:val="333333"/>
                <w:shd w:val="clear" w:color="auto" w:fill="E7ECEA"/>
              </w:rPr>
              <w:t>Hogna radiata</w:t>
            </w:r>
            <w:r>
              <w:rPr>
                <w:rStyle w:val="Accentuation"/>
                <w:color w:val="333333"/>
                <w:shd w:val="clear" w:color="auto" w:fill="E7ECEA"/>
              </w:rPr>
              <w:t xml:space="preserve"> (Latreille, 1817)</w:t>
            </w:r>
          </w:p>
        </w:tc>
        <w:tc>
          <w:tcPr>
            <w:tcW w:w="2835" w:type="dxa"/>
          </w:tcPr>
          <w:p w:rsidR="005C0D3B" w:rsidRPr="006B6DD5" w:rsidRDefault="005C0D3B" w:rsidP="005C0D3B">
            <w:pPr>
              <w:rPr>
                <w:sz w:val="18"/>
                <w:szCs w:val="18"/>
              </w:rPr>
            </w:pPr>
            <w:r w:rsidRPr="006B6DD5">
              <w:rPr>
                <w:sz w:val="18"/>
                <w:szCs w:val="18"/>
                <w:shd w:val="clear" w:color="auto" w:fill="FFFFFF"/>
              </w:rPr>
              <w:t>Tarentule radiée</w:t>
            </w:r>
          </w:p>
        </w:tc>
        <w:tc>
          <w:tcPr>
            <w:tcW w:w="3119" w:type="dxa"/>
          </w:tcPr>
          <w:p w:rsidR="005C0D3B" w:rsidRDefault="005C0D3B" w:rsidP="005C0D3B"/>
        </w:tc>
      </w:tr>
      <w:tr w:rsidR="005C0D3B" w:rsidTr="00BB5283">
        <w:trPr>
          <w:trHeight w:val="100"/>
        </w:trPr>
        <w:tc>
          <w:tcPr>
            <w:tcW w:w="2875" w:type="dxa"/>
          </w:tcPr>
          <w:p w:rsidR="005C0D3B" w:rsidRPr="00454AEF" w:rsidRDefault="005C0D3B" w:rsidP="005C0D3B">
            <w:pPr>
              <w:rPr>
                <w:color w:val="000000"/>
                <w:sz w:val="18"/>
                <w:szCs w:val="18"/>
                <w:vertAlign w:val="superscript"/>
              </w:rPr>
            </w:pPr>
            <w:r w:rsidRPr="00DE31B7">
              <w:rPr>
                <w:rStyle w:val="Accentuation"/>
                <w:color w:val="333333"/>
                <w:shd w:val="clear" w:color="auto" w:fill="E7ECEA"/>
              </w:rPr>
              <w:t>Lycosa fasciiventris</w:t>
            </w:r>
            <w:r>
              <w:rPr>
                <w:rStyle w:val="Accentuation"/>
                <w:color w:val="333333"/>
                <w:shd w:val="clear" w:color="auto" w:fill="E7ECEA"/>
              </w:rPr>
              <w:t xml:space="preserve"> (Dufour, 1835)</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454AEF" w:rsidRDefault="005C0D3B" w:rsidP="005C0D3B">
            <w:pPr>
              <w:rPr>
                <w:iCs/>
                <w:color w:val="000000"/>
                <w:sz w:val="18"/>
                <w:szCs w:val="18"/>
                <w:vertAlign w:val="superscript"/>
              </w:rPr>
            </w:pPr>
            <w:r w:rsidRPr="00DE31B7">
              <w:rPr>
                <w:i/>
                <w:color w:val="222222"/>
                <w:sz w:val="18"/>
                <w:szCs w:val="18"/>
                <w:shd w:val="clear" w:color="auto" w:fill="FFFFFF"/>
              </w:rPr>
              <w:t>Plexippus paykulli</w:t>
            </w:r>
            <w:r>
              <w:rPr>
                <w:iCs/>
                <w:color w:val="222222"/>
                <w:sz w:val="18"/>
                <w:szCs w:val="18"/>
                <w:shd w:val="clear" w:color="auto" w:fill="FFFFFF"/>
              </w:rPr>
              <w:t xml:space="preserve"> (Audouin, 1826)</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454AEF" w:rsidRDefault="005C0D3B" w:rsidP="005C0D3B">
            <w:pPr>
              <w:rPr>
                <w:iCs/>
                <w:color w:val="000000"/>
                <w:sz w:val="18"/>
                <w:szCs w:val="18"/>
                <w:vertAlign w:val="superscript"/>
              </w:rPr>
            </w:pPr>
            <w:r w:rsidRPr="00DE31B7">
              <w:rPr>
                <w:rStyle w:val="Accentuation"/>
                <w:color w:val="333333"/>
                <w:shd w:val="clear" w:color="auto" w:fill="E7ECEA"/>
              </w:rPr>
              <w:t>Phlegra bresnieri</w:t>
            </w:r>
            <w:r>
              <w:rPr>
                <w:rStyle w:val="Accentuation"/>
                <w:color w:val="333333"/>
                <w:shd w:val="clear" w:color="auto" w:fill="E7ECEA"/>
              </w:rPr>
              <w:t xml:space="preserve"> (Lucas, 1846)</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454AEF" w:rsidRDefault="005C0D3B" w:rsidP="005C0D3B">
            <w:pPr>
              <w:rPr>
                <w:iCs/>
                <w:color w:val="000000"/>
                <w:sz w:val="18"/>
                <w:szCs w:val="18"/>
                <w:vertAlign w:val="superscript"/>
              </w:rPr>
            </w:pPr>
            <w:r w:rsidRPr="00DE31B7">
              <w:rPr>
                <w:rStyle w:val="Accentuation"/>
                <w:color w:val="333333"/>
                <w:shd w:val="clear" w:color="auto" w:fill="E7ECEA"/>
              </w:rPr>
              <w:t>Euophrys gambosa</w:t>
            </w:r>
            <w:r>
              <w:rPr>
                <w:rStyle w:val="Accentuation"/>
                <w:color w:val="333333"/>
                <w:shd w:val="clear" w:color="auto" w:fill="E7ECEA"/>
              </w:rPr>
              <w:t xml:space="preserve"> (Simon, 1868)</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454AEF" w:rsidRDefault="005C0D3B" w:rsidP="005C0D3B">
            <w:pPr>
              <w:rPr>
                <w:iCs/>
                <w:color w:val="000000"/>
                <w:sz w:val="18"/>
                <w:szCs w:val="18"/>
                <w:vertAlign w:val="superscript"/>
              </w:rPr>
            </w:pPr>
            <w:r w:rsidRPr="00DE31B7">
              <w:rPr>
                <w:rStyle w:val="Accentuation"/>
                <w:color w:val="333333"/>
                <w:shd w:val="clear" w:color="auto" w:fill="E7ECEA"/>
              </w:rPr>
              <w:t>Menemerus semilimbatus</w:t>
            </w:r>
            <w:r>
              <w:rPr>
                <w:rStyle w:val="Accentuation"/>
                <w:color w:val="333333"/>
                <w:shd w:val="clear" w:color="auto" w:fill="E7ECEA"/>
              </w:rPr>
              <w:t xml:space="preserve"> (Hahn, 1827)</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454AEF" w:rsidRDefault="005C0D3B" w:rsidP="005C0D3B">
            <w:pPr>
              <w:rPr>
                <w:iCs/>
                <w:color w:val="000000"/>
                <w:sz w:val="18"/>
                <w:szCs w:val="18"/>
                <w:vertAlign w:val="superscript"/>
              </w:rPr>
            </w:pPr>
            <w:r w:rsidRPr="00DE31B7">
              <w:rPr>
                <w:rFonts w:eastAsia="Times New Roman"/>
                <w:i/>
                <w:sz w:val="18"/>
                <w:szCs w:val="18"/>
                <w:lang w:eastAsia="fr-FR"/>
              </w:rPr>
              <w:t>Salticus propinquus</w:t>
            </w:r>
            <w:r>
              <w:rPr>
                <w:rFonts w:eastAsia="Times New Roman"/>
                <w:iCs/>
                <w:sz w:val="18"/>
                <w:szCs w:val="18"/>
                <w:lang w:eastAsia="fr-FR"/>
              </w:rPr>
              <w:t xml:space="preserve"> (Lucas, 1846)</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454AEF" w:rsidRDefault="005C0D3B" w:rsidP="005C0D3B">
            <w:pPr>
              <w:rPr>
                <w:iCs/>
                <w:color w:val="000000"/>
                <w:sz w:val="18"/>
                <w:szCs w:val="18"/>
                <w:vertAlign w:val="superscript"/>
              </w:rPr>
            </w:pPr>
            <w:r w:rsidRPr="00DE31B7">
              <w:rPr>
                <w:i/>
                <w:color w:val="222222"/>
                <w:sz w:val="18"/>
                <w:szCs w:val="18"/>
                <w:shd w:val="clear" w:color="auto" w:fill="FFFFFF"/>
              </w:rPr>
              <w:t>Steatoda paykulliana</w:t>
            </w:r>
            <w:r>
              <w:rPr>
                <w:iCs/>
                <w:color w:val="222222"/>
                <w:sz w:val="18"/>
                <w:szCs w:val="18"/>
                <w:shd w:val="clear" w:color="auto" w:fill="FFFFFF"/>
              </w:rPr>
              <w:t xml:space="preserve"> (Walckenaer, 1806)</w:t>
            </w:r>
          </w:p>
        </w:tc>
        <w:tc>
          <w:tcPr>
            <w:tcW w:w="2835" w:type="dxa"/>
          </w:tcPr>
          <w:p w:rsidR="005C0D3B" w:rsidRPr="00E274CA" w:rsidRDefault="005C0D3B" w:rsidP="005C0D3B">
            <w:pPr>
              <w:rPr>
                <w:sz w:val="18"/>
                <w:szCs w:val="18"/>
              </w:rPr>
            </w:pPr>
            <w:r>
              <w:rPr>
                <w:sz w:val="18"/>
                <w:szCs w:val="18"/>
              </w:rPr>
              <w:t>Stéatode toxique</w:t>
            </w:r>
          </w:p>
        </w:tc>
        <w:tc>
          <w:tcPr>
            <w:tcW w:w="3119" w:type="dxa"/>
          </w:tcPr>
          <w:p w:rsidR="005C0D3B" w:rsidRDefault="005C0D3B" w:rsidP="005C0D3B"/>
        </w:tc>
      </w:tr>
      <w:tr w:rsidR="005C0D3B" w:rsidTr="00BB5283">
        <w:trPr>
          <w:trHeight w:val="100"/>
        </w:trPr>
        <w:tc>
          <w:tcPr>
            <w:tcW w:w="2875" w:type="dxa"/>
          </w:tcPr>
          <w:p w:rsidR="005C0D3B" w:rsidRPr="00A417F9" w:rsidRDefault="005C0D3B" w:rsidP="005C0D3B">
            <w:pPr>
              <w:rPr>
                <w:i/>
                <w:iCs/>
                <w:color w:val="000000"/>
                <w:sz w:val="18"/>
                <w:szCs w:val="18"/>
                <w:vertAlign w:val="superscript"/>
              </w:rPr>
            </w:pPr>
            <w:r w:rsidRPr="00A417F9">
              <w:rPr>
                <w:i/>
                <w:iCs/>
                <w:color w:val="222222"/>
                <w:sz w:val="18"/>
                <w:szCs w:val="18"/>
                <w:shd w:val="clear" w:color="auto" w:fill="FFFFFF"/>
              </w:rPr>
              <w:t xml:space="preserve">Misumena vatia </w:t>
            </w:r>
            <w:r w:rsidRPr="00A417F9">
              <w:rPr>
                <w:color w:val="222222"/>
                <w:sz w:val="18"/>
                <w:szCs w:val="18"/>
                <w:shd w:val="clear" w:color="auto" w:fill="FFFFFF"/>
              </w:rPr>
              <w:t>(Clerck, 1757)</w:t>
            </w:r>
          </w:p>
        </w:tc>
        <w:tc>
          <w:tcPr>
            <w:tcW w:w="2835" w:type="dxa"/>
          </w:tcPr>
          <w:p w:rsidR="005C0D3B" w:rsidRPr="00E274CA" w:rsidRDefault="005C0D3B" w:rsidP="005C0D3B">
            <w:pPr>
              <w:rPr>
                <w:sz w:val="18"/>
                <w:szCs w:val="18"/>
              </w:rPr>
            </w:pPr>
            <w:r>
              <w:rPr>
                <w:sz w:val="18"/>
                <w:szCs w:val="18"/>
              </w:rPr>
              <w:t>Araignée citron</w:t>
            </w:r>
          </w:p>
        </w:tc>
        <w:tc>
          <w:tcPr>
            <w:tcW w:w="3119" w:type="dxa"/>
          </w:tcPr>
          <w:p w:rsidR="005C0D3B" w:rsidRDefault="005C0D3B" w:rsidP="005C0D3B"/>
        </w:tc>
      </w:tr>
      <w:tr w:rsidR="005C0D3B" w:rsidTr="00BB5283">
        <w:trPr>
          <w:trHeight w:val="100"/>
        </w:trPr>
        <w:tc>
          <w:tcPr>
            <w:tcW w:w="2875" w:type="dxa"/>
          </w:tcPr>
          <w:p w:rsidR="005C0D3B" w:rsidRPr="00DE31B7" w:rsidRDefault="005C0D3B" w:rsidP="005C0D3B">
            <w:pPr>
              <w:rPr>
                <w:iCs/>
                <w:color w:val="000000"/>
                <w:sz w:val="18"/>
                <w:szCs w:val="18"/>
                <w:vertAlign w:val="superscript"/>
              </w:rPr>
            </w:pPr>
            <w:r w:rsidRPr="00DE31B7">
              <w:rPr>
                <w:i/>
                <w:color w:val="222222"/>
                <w:sz w:val="18"/>
                <w:szCs w:val="18"/>
                <w:shd w:val="clear" w:color="auto" w:fill="FFFFFF"/>
              </w:rPr>
              <w:t xml:space="preserve">Xysticus bufo </w:t>
            </w:r>
            <w:r w:rsidRPr="00DE31B7">
              <w:rPr>
                <w:iCs/>
                <w:color w:val="222222"/>
                <w:sz w:val="18"/>
                <w:szCs w:val="18"/>
                <w:shd w:val="clear" w:color="auto" w:fill="FFFFFF"/>
              </w:rPr>
              <w:t>(Dufour, 1820)</w:t>
            </w:r>
          </w:p>
        </w:tc>
        <w:tc>
          <w:tcPr>
            <w:tcW w:w="2835" w:type="dxa"/>
          </w:tcPr>
          <w:p w:rsidR="005C0D3B" w:rsidRPr="00E274CA" w:rsidRDefault="005C0D3B" w:rsidP="005C0D3B">
            <w:pPr>
              <w:rPr>
                <w:sz w:val="18"/>
                <w:szCs w:val="18"/>
              </w:rPr>
            </w:pPr>
            <w:r>
              <w:rPr>
                <w:sz w:val="18"/>
                <w:szCs w:val="18"/>
              </w:rPr>
              <w:t>Araignée crabe</w:t>
            </w:r>
          </w:p>
        </w:tc>
        <w:tc>
          <w:tcPr>
            <w:tcW w:w="3119" w:type="dxa"/>
          </w:tcPr>
          <w:p w:rsidR="005C0D3B" w:rsidRDefault="005C0D3B" w:rsidP="005C0D3B"/>
        </w:tc>
      </w:tr>
      <w:tr w:rsidR="005C0D3B" w:rsidTr="00BB5283">
        <w:trPr>
          <w:trHeight w:val="100"/>
        </w:trPr>
        <w:tc>
          <w:tcPr>
            <w:tcW w:w="2875" w:type="dxa"/>
          </w:tcPr>
          <w:p w:rsidR="005C0D3B" w:rsidRPr="00DE31B7" w:rsidRDefault="005C0D3B" w:rsidP="005C0D3B">
            <w:pPr>
              <w:rPr>
                <w:iCs/>
                <w:sz w:val="18"/>
                <w:szCs w:val="18"/>
                <w:vertAlign w:val="superscript"/>
              </w:rPr>
            </w:pPr>
            <w:r w:rsidRPr="00DE31B7">
              <w:rPr>
                <w:i/>
                <w:sz w:val="18"/>
                <w:szCs w:val="18"/>
                <w:shd w:val="clear" w:color="auto" w:fill="FFFFFF"/>
              </w:rPr>
              <w:t xml:space="preserve">Synema globosum </w:t>
            </w:r>
            <w:r w:rsidRPr="00DE31B7">
              <w:rPr>
                <w:iCs/>
                <w:sz w:val="18"/>
                <w:szCs w:val="18"/>
                <w:shd w:val="clear" w:color="auto" w:fill="FFFFFF"/>
              </w:rPr>
              <w:t>(Fabricius, 1775)</w:t>
            </w:r>
          </w:p>
        </w:tc>
        <w:tc>
          <w:tcPr>
            <w:tcW w:w="2835" w:type="dxa"/>
          </w:tcPr>
          <w:p w:rsidR="005C0D3B" w:rsidRPr="00E274CA" w:rsidRDefault="005C0D3B" w:rsidP="005C0D3B">
            <w:pPr>
              <w:rPr>
                <w:sz w:val="18"/>
                <w:szCs w:val="18"/>
              </w:rPr>
            </w:pPr>
            <w:r>
              <w:rPr>
                <w:sz w:val="18"/>
                <w:szCs w:val="18"/>
              </w:rPr>
              <w:t>Thomise napoléon</w:t>
            </w:r>
          </w:p>
        </w:tc>
        <w:tc>
          <w:tcPr>
            <w:tcW w:w="3119" w:type="dxa"/>
          </w:tcPr>
          <w:p w:rsidR="005C0D3B" w:rsidRDefault="005C0D3B" w:rsidP="005C0D3B">
            <w:r>
              <w:t>Non notée sur WSC</w:t>
            </w:r>
          </w:p>
          <w:p w:rsidR="00460FE1" w:rsidRDefault="00460FE1" w:rsidP="005C0D3B">
            <w:r>
              <w:t>Nouvelle espèce pour le Maroc !</w:t>
            </w:r>
          </w:p>
        </w:tc>
      </w:tr>
      <w:tr w:rsidR="005C0D3B" w:rsidTr="00BB5283">
        <w:trPr>
          <w:trHeight w:val="100"/>
        </w:trPr>
        <w:tc>
          <w:tcPr>
            <w:tcW w:w="2875" w:type="dxa"/>
          </w:tcPr>
          <w:p w:rsidR="005C0D3B" w:rsidRPr="00DE31B7" w:rsidRDefault="005C0D3B" w:rsidP="005C0D3B">
            <w:pPr>
              <w:rPr>
                <w:iCs/>
                <w:color w:val="000000"/>
                <w:sz w:val="18"/>
                <w:szCs w:val="18"/>
                <w:vertAlign w:val="superscript"/>
              </w:rPr>
            </w:pPr>
            <w:r w:rsidRPr="00DE31B7">
              <w:rPr>
                <w:i/>
                <w:color w:val="222222"/>
                <w:sz w:val="18"/>
                <w:szCs w:val="18"/>
                <w:shd w:val="clear" w:color="auto" w:fill="FFFFFF"/>
              </w:rPr>
              <w:t xml:space="preserve">Xysticus cribratus </w:t>
            </w:r>
            <w:r w:rsidRPr="00DE31B7">
              <w:rPr>
                <w:iCs/>
                <w:color w:val="222222"/>
                <w:sz w:val="18"/>
                <w:szCs w:val="18"/>
                <w:shd w:val="clear" w:color="auto" w:fill="FFFFFF"/>
              </w:rPr>
              <w:t>(Simon</w:t>
            </w:r>
            <w:proofErr w:type="gramStart"/>
            <w:r w:rsidRPr="00DE31B7">
              <w:rPr>
                <w:iCs/>
                <w:color w:val="222222"/>
                <w:sz w:val="18"/>
                <w:szCs w:val="18"/>
                <w:shd w:val="clear" w:color="auto" w:fill="FFFFFF"/>
              </w:rPr>
              <w:t>,1885</w:t>
            </w:r>
            <w:proofErr w:type="gramEnd"/>
            <w:r w:rsidRPr="00DE31B7">
              <w:rPr>
                <w:iCs/>
                <w:color w:val="222222"/>
                <w:sz w:val="18"/>
                <w:szCs w:val="18"/>
                <w:shd w:val="clear" w:color="auto" w:fill="FFFFFF"/>
              </w:rPr>
              <w:t>)</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E31B7" w:rsidRDefault="005C0D3B" w:rsidP="005C0D3B">
            <w:pPr>
              <w:rPr>
                <w:color w:val="000000"/>
                <w:sz w:val="18"/>
                <w:szCs w:val="18"/>
                <w:vertAlign w:val="superscript"/>
              </w:rPr>
            </w:pPr>
            <w:r w:rsidRPr="00DE31B7">
              <w:rPr>
                <w:i/>
                <w:color w:val="222222"/>
                <w:sz w:val="18"/>
                <w:szCs w:val="18"/>
                <w:shd w:val="clear" w:color="auto" w:fill="FFFFFF"/>
              </w:rPr>
              <w:t>Runcinia</w:t>
            </w:r>
            <w:r w:rsidRPr="00DE31B7">
              <w:rPr>
                <w:color w:val="222222"/>
                <w:sz w:val="18"/>
                <w:szCs w:val="18"/>
                <w:shd w:val="clear" w:color="auto" w:fill="FFFFFF"/>
              </w:rPr>
              <w:t xml:space="preserve"> </w:t>
            </w:r>
            <w:r w:rsidRPr="00DE31B7">
              <w:rPr>
                <w:i/>
                <w:iCs/>
                <w:color w:val="222222"/>
                <w:sz w:val="18"/>
                <w:szCs w:val="18"/>
                <w:shd w:val="clear" w:color="auto" w:fill="FFFFFF"/>
              </w:rPr>
              <w:t xml:space="preserve">flavida </w:t>
            </w:r>
            <w:r w:rsidRPr="00DE31B7">
              <w:rPr>
                <w:color w:val="222222"/>
                <w:sz w:val="18"/>
                <w:szCs w:val="18"/>
                <w:shd w:val="clear" w:color="auto" w:fill="FFFFFF"/>
              </w:rPr>
              <w:t>(Simon, 1881)</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E31B7" w:rsidRDefault="005C0D3B" w:rsidP="005C0D3B">
            <w:pPr>
              <w:rPr>
                <w:i/>
                <w:iCs/>
                <w:color w:val="000000"/>
                <w:sz w:val="18"/>
                <w:szCs w:val="18"/>
                <w:vertAlign w:val="superscript"/>
              </w:rPr>
            </w:pPr>
            <w:r w:rsidRPr="00DE31B7">
              <w:rPr>
                <w:i/>
                <w:color w:val="222222"/>
                <w:sz w:val="18"/>
                <w:szCs w:val="18"/>
                <w:shd w:val="clear" w:color="auto" w:fill="FFFFFF"/>
              </w:rPr>
              <w:t xml:space="preserve">Nursica albomaculata </w:t>
            </w:r>
            <w:r w:rsidRPr="00DE31B7">
              <w:rPr>
                <w:iCs/>
                <w:color w:val="222222"/>
                <w:sz w:val="18"/>
                <w:szCs w:val="18"/>
                <w:shd w:val="clear" w:color="auto" w:fill="FFFFFF"/>
              </w:rPr>
              <w:t>(Lucas, 1846)</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E31B7" w:rsidRDefault="005C0D3B" w:rsidP="005C0D3B">
            <w:pPr>
              <w:rPr>
                <w:iCs/>
                <w:color w:val="000000"/>
                <w:sz w:val="18"/>
                <w:szCs w:val="18"/>
                <w:vertAlign w:val="superscript"/>
              </w:rPr>
            </w:pPr>
            <w:r w:rsidRPr="00DE31B7">
              <w:rPr>
                <w:i/>
                <w:color w:val="222222"/>
                <w:sz w:val="18"/>
                <w:szCs w:val="18"/>
                <w:shd w:val="clear" w:color="auto" w:fill="FFFFFF"/>
              </w:rPr>
              <w:t>Buthus</w:t>
            </w:r>
            <w:r w:rsidRPr="00DE31B7">
              <w:rPr>
                <w:color w:val="222222"/>
                <w:sz w:val="18"/>
                <w:szCs w:val="18"/>
                <w:shd w:val="clear" w:color="auto" w:fill="FFFFFF"/>
              </w:rPr>
              <w:t xml:space="preserve"> </w:t>
            </w:r>
            <w:r w:rsidRPr="00DE31B7">
              <w:rPr>
                <w:i/>
                <w:color w:val="222222"/>
                <w:sz w:val="18"/>
                <w:szCs w:val="18"/>
                <w:shd w:val="clear" w:color="auto" w:fill="FFFFFF"/>
              </w:rPr>
              <w:t xml:space="preserve">barbouri </w:t>
            </w:r>
            <w:r w:rsidRPr="00DE31B7">
              <w:rPr>
                <w:iCs/>
                <w:color w:val="222222"/>
                <w:sz w:val="18"/>
                <w:szCs w:val="18"/>
                <w:shd w:val="clear" w:color="auto" w:fill="FFFFFF"/>
              </w:rPr>
              <w:t>(Werner, 1932)</w:t>
            </w:r>
          </w:p>
        </w:tc>
        <w:tc>
          <w:tcPr>
            <w:tcW w:w="2835" w:type="dxa"/>
          </w:tcPr>
          <w:p w:rsidR="005C0D3B" w:rsidRPr="00E274CA" w:rsidRDefault="005C0D3B" w:rsidP="005C0D3B">
            <w:pPr>
              <w:rPr>
                <w:sz w:val="18"/>
                <w:szCs w:val="18"/>
              </w:rPr>
            </w:pPr>
          </w:p>
        </w:tc>
        <w:tc>
          <w:tcPr>
            <w:tcW w:w="3119" w:type="dxa"/>
          </w:tcPr>
          <w:p w:rsidR="005C0D3B" w:rsidRDefault="005C0D3B" w:rsidP="005C0D3B">
            <w:r>
              <w:t>Endémique</w:t>
            </w:r>
          </w:p>
        </w:tc>
      </w:tr>
      <w:tr w:rsidR="005C0D3B" w:rsidTr="00BB5283">
        <w:trPr>
          <w:trHeight w:val="100"/>
        </w:trPr>
        <w:tc>
          <w:tcPr>
            <w:tcW w:w="2875" w:type="dxa"/>
          </w:tcPr>
          <w:p w:rsidR="005C0D3B" w:rsidRPr="00DE31B7" w:rsidRDefault="005C0D3B" w:rsidP="005C0D3B">
            <w:pPr>
              <w:rPr>
                <w:color w:val="000000"/>
                <w:sz w:val="18"/>
                <w:szCs w:val="18"/>
                <w:vertAlign w:val="superscript"/>
              </w:rPr>
            </w:pPr>
            <w:r w:rsidRPr="00DE31B7">
              <w:rPr>
                <w:i/>
                <w:iCs/>
                <w:sz w:val="18"/>
                <w:szCs w:val="18"/>
              </w:rPr>
              <w:lastRenderedPageBreak/>
              <w:t xml:space="preserve">Olpium pallipes </w:t>
            </w:r>
            <w:r w:rsidRPr="00DE31B7">
              <w:rPr>
                <w:sz w:val="18"/>
                <w:szCs w:val="18"/>
              </w:rPr>
              <w:t>(Lucas, 1849)</w:t>
            </w:r>
          </w:p>
        </w:tc>
        <w:tc>
          <w:tcPr>
            <w:tcW w:w="2835" w:type="dxa"/>
          </w:tcPr>
          <w:p w:rsidR="005C0D3B" w:rsidRPr="00E274CA" w:rsidRDefault="005C0D3B" w:rsidP="005C0D3B">
            <w:pPr>
              <w:rPr>
                <w:sz w:val="18"/>
                <w:szCs w:val="18"/>
              </w:rPr>
            </w:pPr>
          </w:p>
        </w:tc>
        <w:tc>
          <w:tcPr>
            <w:tcW w:w="3119" w:type="dxa"/>
          </w:tcPr>
          <w:p w:rsidR="005C0D3B" w:rsidRDefault="005C0D3B" w:rsidP="005C0D3B"/>
        </w:tc>
      </w:tr>
      <w:tr w:rsidR="005C0D3B" w:rsidTr="00BB5283">
        <w:trPr>
          <w:trHeight w:val="100"/>
        </w:trPr>
        <w:tc>
          <w:tcPr>
            <w:tcW w:w="2875" w:type="dxa"/>
          </w:tcPr>
          <w:p w:rsidR="005C0D3B" w:rsidRPr="00DE31B7" w:rsidRDefault="005C0D3B" w:rsidP="005C0D3B">
            <w:pPr>
              <w:rPr>
                <w:i/>
                <w:iCs/>
                <w:color w:val="000000"/>
                <w:sz w:val="18"/>
                <w:szCs w:val="18"/>
                <w:vertAlign w:val="superscript"/>
              </w:rPr>
            </w:pPr>
            <w:r w:rsidRPr="00DE31B7">
              <w:rPr>
                <w:i/>
                <w:color w:val="222222"/>
                <w:sz w:val="18"/>
                <w:szCs w:val="18"/>
                <w:shd w:val="clear" w:color="auto" w:fill="FFFFFF"/>
              </w:rPr>
              <w:t>Scutigera coleoptrata (</w:t>
            </w:r>
            <w:r w:rsidRPr="00DE31B7">
              <w:rPr>
                <w:iCs/>
                <w:color w:val="222222"/>
                <w:sz w:val="18"/>
                <w:szCs w:val="18"/>
                <w:shd w:val="clear" w:color="auto" w:fill="FFFFFF"/>
              </w:rPr>
              <w:t>Linnaeus, 1758)</w:t>
            </w:r>
          </w:p>
        </w:tc>
        <w:tc>
          <w:tcPr>
            <w:tcW w:w="2835" w:type="dxa"/>
          </w:tcPr>
          <w:p w:rsidR="005C0D3B" w:rsidRPr="00E274CA" w:rsidRDefault="005C0D3B" w:rsidP="005C0D3B">
            <w:pPr>
              <w:rPr>
                <w:sz w:val="18"/>
                <w:szCs w:val="18"/>
              </w:rPr>
            </w:pPr>
            <w:r>
              <w:rPr>
                <w:sz w:val="18"/>
                <w:szCs w:val="18"/>
              </w:rPr>
              <w:t>Scutigère véloce</w:t>
            </w:r>
          </w:p>
        </w:tc>
        <w:tc>
          <w:tcPr>
            <w:tcW w:w="3119" w:type="dxa"/>
          </w:tcPr>
          <w:p w:rsidR="005C0D3B" w:rsidRDefault="005C0D3B" w:rsidP="005C0D3B"/>
        </w:tc>
      </w:tr>
    </w:tbl>
    <w:p w:rsidR="005C0D3B" w:rsidRDefault="005C0D3B" w:rsidP="00751BF4"/>
    <w:p w:rsidR="005C0D3B" w:rsidRDefault="008F2438" w:rsidP="00751BF4">
      <w:r>
        <w:t>Relevés réalisés par Jean-Philippe Joseph-Edouard.</w:t>
      </w:r>
    </w:p>
    <w:p w:rsidR="005C0D3B" w:rsidRDefault="005C0D3B" w:rsidP="00751BF4"/>
    <w:p w:rsidR="00751BF4" w:rsidRPr="008F2438" w:rsidRDefault="008F2438" w:rsidP="00751BF4">
      <w:pPr>
        <w:rPr>
          <w:b/>
          <w:bCs/>
          <w:sz w:val="28"/>
          <w:szCs w:val="28"/>
        </w:rPr>
      </w:pPr>
      <w:r w:rsidRPr="008F2438">
        <w:rPr>
          <w:b/>
          <w:bCs/>
          <w:sz w:val="28"/>
          <w:szCs w:val="28"/>
        </w:rPr>
        <w:t>Annexe 3 </w:t>
      </w:r>
      <w:proofErr w:type="gramStart"/>
      <w:r w:rsidRPr="008F2438">
        <w:rPr>
          <w:b/>
          <w:bCs/>
          <w:sz w:val="28"/>
          <w:szCs w:val="28"/>
        </w:rPr>
        <w:t xml:space="preserve">: </w:t>
      </w:r>
      <w:r w:rsidR="00751BF4" w:rsidRPr="008F2438">
        <w:rPr>
          <w:b/>
          <w:bCs/>
          <w:sz w:val="28"/>
          <w:szCs w:val="28"/>
        </w:rPr>
        <w:t xml:space="preserve"> Liste</w:t>
      </w:r>
      <w:proofErr w:type="gramEnd"/>
      <w:r w:rsidR="00751BF4" w:rsidRPr="008F2438">
        <w:rPr>
          <w:b/>
          <w:bCs/>
          <w:sz w:val="28"/>
          <w:szCs w:val="28"/>
        </w:rPr>
        <w:t xml:space="preserve"> des espèces</w:t>
      </w:r>
      <w:r>
        <w:rPr>
          <w:b/>
          <w:bCs/>
          <w:sz w:val="28"/>
          <w:szCs w:val="28"/>
        </w:rPr>
        <w:t xml:space="preserve"> de poissons,</w:t>
      </w:r>
      <w:r w:rsidR="00751BF4" w:rsidRPr="008F2438">
        <w:rPr>
          <w:b/>
          <w:bCs/>
          <w:sz w:val="28"/>
          <w:szCs w:val="28"/>
        </w:rPr>
        <w:t xml:space="preserve"> d’amphibiens et de reptiles rencontrées sur le site de la Daya de Dar Bouazza</w:t>
      </w:r>
    </w:p>
    <w:p w:rsidR="00751BF4" w:rsidRDefault="000B6D31" w:rsidP="00751BF4">
      <w:r>
        <w:t>Poissons :</w:t>
      </w:r>
    </w:p>
    <w:p w:rsidR="000B6D31" w:rsidRDefault="000B6D31" w:rsidP="000B6D31">
      <w:pPr>
        <w:pStyle w:val="pstyleLabels"/>
      </w:pPr>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Look w:val="04A0"/>
      </w:tblPr>
      <w:tblGrid>
        <w:gridCol w:w="2025"/>
        <w:gridCol w:w="2268"/>
        <w:gridCol w:w="1276"/>
        <w:gridCol w:w="3260"/>
      </w:tblGrid>
      <w:tr w:rsidR="005C0D3B" w:rsidTr="005C0D3B">
        <w:trPr>
          <w:trHeight w:val="269"/>
        </w:trPr>
        <w:tc>
          <w:tcPr>
            <w:tcW w:w="2025" w:type="dxa"/>
            <w:vMerge w:val="restart"/>
            <w:shd w:val="clear" w:color="auto" w:fill="EDEDED"/>
            <w:vAlign w:val="center"/>
          </w:tcPr>
          <w:p w:rsidR="005C0D3B" w:rsidRPr="008F2438" w:rsidRDefault="005C0D3B" w:rsidP="005C0D3B">
            <w:pPr>
              <w:spacing w:after="0" w:line="240" w:lineRule="auto"/>
              <w:jc w:val="center"/>
              <w:rPr>
                <w:sz w:val="20"/>
                <w:szCs w:val="20"/>
              </w:rPr>
            </w:pPr>
            <w:r w:rsidRPr="008F2438">
              <w:rPr>
                <w:b/>
                <w:sz w:val="20"/>
                <w:szCs w:val="20"/>
              </w:rPr>
              <w:t>Nom scientifique</w:t>
            </w:r>
          </w:p>
        </w:tc>
        <w:tc>
          <w:tcPr>
            <w:tcW w:w="2268" w:type="dxa"/>
            <w:vMerge w:val="restart"/>
            <w:shd w:val="clear" w:color="auto" w:fill="EDEDED"/>
            <w:vAlign w:val="center"/>
          </w:tcPr>
          <w:p w:rsidR="005C0D3B" w:rsidRPr="008F2438" w:rsidRDefault="005C0D3B" w:rsidP="005C0D3B">
            <w:pPr>
              <w:spacing w:after="0" w:line="240" w:lineRule="auto"/>
              <w:jc w:val="center"/>
              <w:rPr>
                <w:sz w:val="20"/>
                <w:szCs w:val="20"/>
              </w:rPr>
            </w:pPr>
            <w:r w:rsidRPr="008F2438">
              <w:rPr>
                <w:b/>
                <w:sz w:val="20"/>
                <w:szCs w:val="20"/>
              </w:rPr>
              <w:t>Nom commun</w:t>
            </w:r>
          </w:p>
        </w:tc>
        <w:tc>
          <w:tcPr>
            <w:tcW w:w="1276" w:type="dxa"/>
            <w:vMerge w:val="restart"/>
            <w:shd w:val="clear" w:color="auto" w:fill="EDEDED"/>
            <w:vAlign w:val="center"/>
          </w:tcPr>
          <w:p w:rsidR="005C0D3B" w:rsidRPr="008F2438" w:rsidRDefault="005C0D3B" w:rsidP="005C0D3B">
            <w:pPr>
              <w:spacing w:after="0" w:line="240" w:lineRule="auto"/>
              <w:jc w:val="center"/>
              <w:rPr>
                <w:sz w:val="20"/>
                <w:szCs w:val="20"/>
              </w:rPr>
            </w:pPr>
            <w:r w:rsidRPr="008F2438">
              <w:rPr>
                <w:b/>
                <w:sz w:val="20"/>
                <w:szCs w:val="20"/>
              </w:rPr>
              <w:t>UICN Liste rouge</w:t>
            </w:r>
          </w:p>
        </w:tc>
        <w:tc>
          <w:tcPr>
            <w:tcW w:w="3260" w:type="dxa"/>
            <w:vMerge w:val="restart"/>
            <w:shd w:val="clear" w:color="auto" w:fill="EDEDED"/>
            <w:vAlign w:val="center"/>
          </w:tcPr>
          <w:p w:rsidR="005C0D3B" w:rsidRPr="008F2438" w:rsidRDefault="005C0D3B" w:rsidP="005C0D3B">
            <w:pPr>
              <w:spacing w:after="0" w:line="240" w:lineRule="auto"/>
              <w:jc w:val="center"/>
              <w:rPr>
                <w:sz w:val="20"/>
                <w:szCs w:val="20"/>
              </w:rPr>
            </w:pPr>
            <w:r w:rsidRPr="008F2438">
              <w:rPr>
                <w:b/>
                <w:sz w:val="20"/>
                <w:szCs w:val="20"/>
              </w:rPr>
              <w:t>Abondance</w:t>
            </w:r>
          </w:p>
        </w:tc>
      </w:tr>
      <w:tr w:rsidR="005C0D3B" w:rsidTr="005C0D3B">
        <w:trPr>
          <w:trHeight w:val="509"/>
        </w:trPr>
        <w:tc>
          <w:tcPr>
            <w:tcW w:w="2025" w:type="dxa"/>
            <w:vMerge/>
          </w:tcPr>
          <w:p w:rsidR="005C0D3B" w:rsidRDefault="005C0D3B" w:rsidP="005C0D3B"/>
        </w:tc>
        <w:tc>
          <w:tcPr>
            <w:tcW w:w="2268" w:type="dxa"/>
            <w:vMerge/>
          </w:tcPr>
          <w:p w:rsidR="005C0D3B" w:rsidRDefault="005C0D3B" w:rsidP="005C0D3B"/>
        </w:tc>
        <w:tc>
          <w:tcPr>
            <w:tcW w:w="1276" w:type="dxa"/>
            <w:vMerge/>
          </w:tcPr>
          <w:p w:rsidR="005C0D3B" w:rsidRDefault="005C0D3B" w:rsidP="005C0D3B"/>
        </w:tc>
        <w:tc>
          <w:tcPr>
            <w:tcW w:w="3260" w:type="dxa"/>
            <w:vMerge/>
          </w:tcPr>
          <w:p w:rsidR="005C0D3B" w:rsidRDefault="005C0D3B" w:rsidP="005C0D3B"/>
        </w:tc>
      </w:tr>
      <w:tr w:rsidR="005C0D3B" w:rsidTr="005C0D3B">
        <w:trPr>
          <w:trHeight w:val="283"/>
        </w:trPr>
        <w:tc>
          <w:tcPr>
            <w:tcW w:w="2025" w:type="dxa"/>
          </w:tcPr>
          <w:p w:rsidR="005C0D3B" w:rsidRPr="004048C2" w:rsidRDefault="005C0D3B" w:rsidP="005C0D3B">
            <w:pPr>
              <w:rPr>
                <w:i/>
                <w:iCs/>
              </w:rPr>
            </w:pPr>
            <w:r w:rsidRPr="004048C2">
              <w:rPr>
                <w:i/>
                <w:iCs/>
              </w:rPr>
              <w:t>Anguilla anguilla</w:t>
            </w:r>
          </w:p>
        </w:tc>
        <w:tc>
          <w:tcPr>
            <w:tcW w:w="2268" w:type="dxa"/>
          </w:tcPr>
          <w:p w:rsidR="005C0D3B" w:rsidRPr="004048C2" w:rsidRDefault="005C0D3B" w:rsidP="005C0D3B">
            <w:r w:rsidRPr="004048C2">
              <w:t>Anguille d’Europe</w:t>
            </w:r>
          </w:p>
        </w:tc>
        <w:tc>
          <w:tcPr>
            <w:tcW w:w="1276" w:type="dxa"/>
          </w:tcPr>
          <w:p w:rsidR="005C0D3B" w:rsidRPr="004048C2" w:rsidRDefault="005C0D3B" w:rsidP="005C0D3B">
            <w:pPr>
              <w:rPr>
                <w:color w:val="C00000"/>
              </w:rPr>
            </w:pPr>
            <w:r w:rsidRPr="004048C2">
              <w:rPr>
                <w:color w:val="C00000"/>
              </w:rPr>
              <w:t>CR</w:t>
            </w:r>
          </w:p>
          <w:p w:rsidR="005C0D3B" w:rsidRPr="004048C2" w:rsidRDefault="005C0D3B" w:rsidP="005C0D3B">
            <w:pPr>
              <w:rPr>
                <w:color w:val="C00000"/>
              </w:rPr>
            </w:pPr>
            <w:r w:rsidRPr="004048C2">
              <w:rPr>
                <w:color w:val="C00000"/>
              </w:rPr>
              <w:t xml:space="preserve">en danger critique </w:t>
            </w:r>
          </w:p>
        </w:tc>
        <w:tc>
          <w:tcPr>
            <w:tcW w:w="3260" w:type="dxa"/>
          </w:tcPr>
          <w:p w:rsidR="005C0D3B" w:rsidRPr="004048C2" w:rsidRDefault="005C0D3B" w:rsidP="005C0D3B">
            <w:r w:rsidRPr="004048C2">
              <w:t>Espèce en fort déclin, régulière sur le site</w:t>
            </w:r>
          </w:p>
        </w:tc>
      </w:tr>
      <w:tr w:rsidR="005C0D3B" w:rsidTr="005C0D3B">
        <w:trPr>
          <w:trHeight w:val="867"/>
        </w:trPr>
        <w:tc>
          <w:tcPr>
            <w:tcW w:w="2025" w:type="dxa"/>
          </w:tcPr>
          <w:p w:rsidR="005C0D3B" w:rsidRPr="004048C2" w:rsidRDefault="000458F8" w:rsidP="005C0D3B">
            <w:r>
              <w:rPr>
                <w:rFonts w:cs="Calibri-Italic"/>
                <w:i/>
                <w:iCs/>
                <w:lang w:eastAsia="fr-FR"/>
              </w:rPr>
              <w:t>Gambusia affinis</w:t>
            </w:r>
          </w:p>
        </w:tc>
        <w:tc>
          <w:tcPr>
            <w:tcW w:w="2268" w:type="dxa"/>
          </w:tcPr>
          <w:p w:rsidR="005C0D3B" w:rsidRPr="004048C2" w:rsidRDefault="000458F8" w:rsidP="005C0D3B">
            <w:r>
              <w:t>Gambusie</w:t>
            </w:r>
          </w:p>
        </w:tc>
        <w:tc>
          <w:tcPr>
            <w:tcW w:w="1276" w:type="dxa"/>
          </w:tcPr>
          <w:p w:rsidR="005C0D3B" w:rsidRPr="004048C2" w:rsidRDefault="005C0D3B" w:rsidP="005C0D3B"/>
        </w:tc>
        <w:tc>
          <w:tcPr>
            <w:tcW w:w="3260" w:type="dxa"/>
          </w:tcPr>
          <w:p w:rsidR="005C0D3B" w:rsidRPr="004048C2" w:rsidRDefault="005C0D3B" w:rsidP="005C0D3B">
            <w:r w:rsidRPr="004048C2">
              <w:t>Abondant sur le site</w:t>
            </w:r>
          </w:p>
        </w:tc>
      </w:tr>
    </w:tbl>
    <w:p w:rsidR="000458F8" w:rsidRDefault="000458F8" w:rsidP="00AF7180"/>
    <w:p w:rsidR="00751BF4" w:rsidRDefault="004048C2" w:rsidP="00AF7180">
      <w:r>
        <w:t>Amphibiens :</w:t>
      </w:r>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Look w:val="04A0"/>
      </w:tblPr>
      <w:tblGrid>
        <w:gridCol w:w="2025"/>
        <w:gridCol w:w="2268"/>
        <w:gridCol w:w="1276"/>
        <w:gridCol w:w="3260"/>
      </w:tblGrid>
      <w:tr w:rsidR="004048C2" w:rsidTr="003B7FC0">
        <w:trPr>
          <w:trHeight w:val="269"/>
        </w:trPr>
        <w:tc>
          <w:tcPr>
            <w:tcW w:w="2025" w:type="dxa"/>
            <w:vMerge w:val="restart"/>
            <w:shd w:val="clear" w:color="auto" w:fill="EDEDED"/>
            <w:vAlign w:val="center"/>
          </w:tcPr>
          <w:p w:rsidR="004048C2" w:rsidRPr="008F2438" w:rsidRDefault="004048C2" w:rsidP="003B7FC0">
            <w:pPr>
              <w:spacing w:after="0" w:line="240" w:lineRule="auto"/>
              <w:jc w:val="center"/>
              <w:rPr>
                <w:sz w:val="20"/>
                <w:szCs w:val="20"/>
              </w:rPr>
            </w:pPr>
            <w:r w:rsidRPr="008F2438">
              <w:rPr>
                <w:b/>
                <w:sz w:val="20"/>
                <w:szCs w:val="20"/>
              </w:rPr>
              <w:t>Nom scientifique</w:t>
            </w:r>
          </w:p>
        </w:tc>
        <w:tc>
          <w:tcPr>
            <w:tcW w:w="2268" w:type="dxa"/>
            <w:vMerge w:val="restart"/>
            <w:shd w:val="clear" w:color="auto" w:fill="EDEDED"/>
            <w:vAlign w:val="center"/>
          </w:tcPr>
          <w:p w:rsidR="004048C2" w:rsidRPr="008F2438" w:rsidRDefault="004048C2" w:rsidP="003B7FC0">
            <w:pPr>
              <w:spacing w:after="0" w:line="240" w:lineRule="auto"/>
              <w:jc w:val="center"/>
              <w:rPr>
                <w:sz w:val="20"/>
                <w:szCs w:val="20"/>
              </w:rPr>
            </w:pPr>
            <w:r w:rsidRPr="008F2438">
              <w:rPr>
                <w:b/>
                <w:sz w:val="20"/>
                <w:szCs w:val="20"/>
              </w:rPr>
              <w:t>Nom commun</w:t>
            </w:r>
          </w:p>
        </w:tc>
        <w:tc>
          <w:tcPr>
            <w:tcW w:w="1276" w:type="dxa"/>
            <w:vMerge w:val="restart"/>
            <w:shd w:val="clear" w:color="auto" w:fill="EDEDED"/>
            <w:vAlign w:val="center"/>
          </w:tcPr>
          <w:p w:rsidR="004048C2" w:rsidRPr="008F2438" w:rsidRDefault="004048C2" w:rsidP="003B7FC0">
            <w:pPr>
              <w:spacing w:after="0" w:line="240" w:lineRule="auto"/>
              <w:jc w:val="center"/>
              <w:rPr>
                <w:sz w:val="20"/>
                <w:szCs w:val="20"/>
              </w:rPr>
            </w:pPr>
            <w:r w:rsidRPr="008F2438">
              <w:rPr>
                <w:b/>
                <w:sz w:val="20"/>
                <w:szCs w:val="20"/>
              </w:rPr>
              <w:t>UICN Liste rouge</w:t>
            </w:r>
          </w:p>
        </w:tc>
        <w:tc>
          <w:tcPr>
            <w:tcW w:w="3260" w:type="dxa"/>
            <w:vMerge w:val="restart"/>
            <w:shd w:val="clear" w:color="auto" w:fill="EDEDED"/>
            <w:vAlign w:val="center"/>
          </w:tcPr>
          <w:p w:rsidR="004048C2" w:rsidRPr="008F2438" w:rsidRDefault="004048C2" w:rsidP="003B7FC0">
            <w:pPr>
              <w:spacing w:after="0" w:line="240" w:lineRule="auto"/>
              <w:jc w:val="center"/>
              <w:rPr>
                <w:sz w:val="20"/>
                <w:szCs w:val="20"/>
              </w:rPr>
            </w:pPr>
            <w:r w:rsidRPr="008F2438">
              <w:rPr>
                <w:b/>
                <w:sz w:val="20"/>
                <w:szCs w:val="20"/>
              </w:rPr>
              <w:t>Abondance</w:t>
            </w:r>
          </w:p>
        </w:tc>
      </w:tr>
      <w:tr w:rsidR="004048C2" w:rsidTr="003B7FC0">
        <w:trPr>
          <w:trHeight w:val="509"/>
        </w:trPr>
        <w:tc>
          <w:tcPr>
            <w:tcW w:w="2025" w:type="dxa"/>
            <w:vMerge/>
          </w:tcPr>
          <w:p w:rsidR="004048C2" w:rsidRDefault="004048C2" w:rsidP="003B7FC0"/>
        </w:tc>
        <w:tc>
          <w:tcPr>
            <w:tcW w:w="2268" w:type="dxa"/>
            <w:vMerge/>
          </w:tcPr>
          <w:p w:rsidR="004048C2" w:rsidRDefault="004048C2" w:rsidP="003B7FC0"/>
        </w:tc>
        <w:tc>
          <w:tcPr>
            <w:tcW w:w="1276" w:type="dxa"/>
            <w:vMerge/>
          </w:tcPr>
          <w:p w:rsidR="004048C2" w:rsidRDefault="004048C2" w:rsidP="003B7FC0"/>
        </w:tc>
        <w:tc>
          <w:tcPr>
            <w:tcW w:w="3260" w:type="dxa"/>
            <w:vMerge/>
          </w:tcPr>
          <w:p w:rsidR="004048C2" w:rsidRDefault="004048C2" w:rsidP="003B7FC0"/>
        </w:tc>
      </w:tr>
      <w:tr w:rsidR="004048C2" w:rsidTr="003B7FC0">
        <w:trPr>
          <w:trHeight w:val="867"/>
        </w:trPr>
        <w:tc>
          <w:tcPr>
            <w:tcW w:w="2025" w:type="dxa"/>
          </w:tcPr>
          <w:p w:rsidR="004048C2" w:rsidRPr="004048C2" w:rsidRDefault="004048C2" w:rsidP="003B7FC0">
            <w:r w:rsidRPr="004048C2">
              <w:rPr>
                <w:rFonts w:cs="Calibri-Italic"/>
                <w:i/>
                <w:iCs/>
                <w:lang w:eastAsia="fr-FR"/>
              </w:rPr>
              <w:t>Discoglossus scovazzi</w:t>
            </w:r>
          </w:p>
        </w:tc>
        <w:tc>
          <w:tcPr>
            <w:tcW w:w="2268" w:type="dxa"/>
          </w:tcPr>
          <w:p w:rsidR="004048C2" w:rsidRPr="004048C2" w:rsidRDefault="004048C2" w:rsidP="003B7FC0">
            <w:r w:rsidRPr="004048C2">
              <w:t>Discoglosse peint du Maroc</w:t>
            </w:r>
          </w:p>
        </w:tc>
        <w:tc>
          <w:tcPr>
            <w:tcW w:w="1276" w:type="dxa"/>
          </w:tcPr>
          <w:p w:rsidR="004048C2" w:rsidRPr="004048C2" w:rsidRDefault="004048C2" w:rsidP="003B7FC0"/>
        </w:tc>
        <w:tc>
          <w:tcPr>
            <w:tcW w:w="3260" w:type="dxa"/>
          </w:tcPr>
          <w:p w:rsidR="004048C2" w:rsidRPr="004048C2" w:rsidRDefault="004048C2" w:rsidP="003B7FC0">
            <w:r w:rsidRPr="004048C2">
              <w:t>Abondant sur le site</w:t>
            </w:r>
          </w:p>
        </w:tc>
      </w:tr>
      <w:tr w:rsidR="004048C2" w:rsidTr="003B7FC0">
        <w:trPr>
          <w:trHeight w:val="100"/>
        </w:trPr>
        <w:tc>
          <w:tcPr>
            <w:tcW w:w="2025" w:type="dxa"/>
          </w:tcPr>
          <w:p w:rsidR="004048C2" w:rsidRPr="004048C2" w:rsidRDefault="004048C2" w:rsidP="003B7FC0">
            <w:r w:rsidRPr="004048C2">
              <w:rPr>
                <w:rFonts w:cs="Calibri-Italic"/>
                <w:i/>
                <w:iCs/>
                <w:lang w:eastAsia="fr-FR"/>
              </w:rPr>
              <w:t>Bufotes boulengeri</w:t>
            </w:r>
          </w:p>
        </w:tc>
        <w:tc>
          <w:tcPr>
            <w:tcW w:w="2268" w:type="dxa"/>
          </w:tcPr>
          <w:p w:rsidR="004048C2" w:rsidRPr="004048C2" w:rsidRDefault="004048C2" w:rsidP="003B7FC0">
            <w:r w:rsidRPr="004048C2">
              <w:rPr>
                <w:rFonts w:cs="Calibri"/>
                <w:lang w:eastAsia="fr-FR"/>
              </w:rPr>
              <w:t>Crapaud vert</w:t>
            </w:r>
          </w:p>
        </w:tc>
        <w:tc>
          <w:tcPr>
            <w:tcW w:w="1276" w:type="dxa"/>
          </w:tcPr>
          <w:p w:rsidR="004048C2" w:rsidRPr="004048C2" w:rsidRDefault="004048C2" w:rsidP="003B7FC0"/>
        </w:tc>
        <w:tc>
          <w:tcPr>
            <w:tcW w:w="3260" w:type="dxa"/>
          </w:tcPr>
          <w:p w:rsidR="004048C2" w:rsidRPr="004048C2" w:rsidRDefault="004048C2" w:rsidP="003B7FC0">
            <w:r w:rsidRPr="004048C2">
              <w:t>Présent</w:t>
            </w:r>
          </w:p>
        </w:tc>
      </w:tr>
      <w:tr w:rsidR="004048C2" w:rsidTr="003B7FC0">
        <w:trPr>
          <w:trHeight w:val="100"/>
        </w:trPr>
        <w:tc>
          <w:tcPr>
            <w:tcW w:w="2025" w:type="dxa"/>
          </w:tcPr>
          <w:p w:rsidR="004048C2" w:rsidRPr="004048C2" w:rsidRDefault="004048C2" w:rsidP="003B7FC0">
            <w:r w:rsidRPr="004048C2">
              <w:rPr>
                <w:rFonts w:cs="Calibri-Italic"/>
                <w:i/>
                <w:iCs/>
                <w:lang w:eastAsia="fr-FR"/>
              </w:rPr>
              <w:t>Sclerophrys mauritanica</w:t>
            </w:r>
          </w:p>
        </w:tc>
        <w:tc>
          <w:tcPr>
            <w:tcW w:w="2268" w:type="dxa"/>
          </w:tcPr>
          <w:p w:rsidR="004048C2" w:rsidRPr="004048C2" w:rsidRDefault="004048C2" w:rsidP="003B7FC0">
            <w:r w:rsidRPr="004048C2">
              <w:rPr>
                <w:rFonts w:cs="Calibri"/>
                <w:lang w:eastAsia="fr-FR"/>
              </w:rPr>
              <w:t>Crapaud de Mauritanie</w:t>
            </w:r>
          </w:p>
        </w:tc>
        <w:tc>
          <w:tcPr>
            <w:tcW w:w="1276" w:type="dxa"/>
          </w:tcPr>
          <w:p w:rsidR="004048C2" w:rsidRPr="004048C2" w:rsidRDefault="004048C2" w:rsidP="003B7FC0"/>
        </w:tc>
        <w:tc>
          <w:tcPr>
            <w:tcW w:w="3260" w:type="dxa"/>
          </w:tcPr>
          <w:p w:rsidR="004048C2" w:rsidRPr="004048C2" w:rsidRDefault="004048C2" w:rsidP="003B7FC0">
            <w:r w:rsidRPr="004048C2">
              <w:t>Présent</w:t>
            </w:r>
          </w:p>
        </w:tc>
      </w:tr>
      <w:tr w:rsidR="004048C2" w:rsidTr="003B7FC0">
        <w:trPr>
          <w:trHeight w:val="100"/>
        </w:trPr>
        <w:tc>
          <w:tcPr>
            <w:tcW w:w="2025" w:type="dxa"/>
          </w:tcPr>
          <w:p w:rsidR="004048C2" w:rsidRPr="004048C2" w:rsidRDefault="004048C2" w:rsidP="003B7FC0">
            <w:r w:rsidRPr="004048C2">
              <w:rPr>
                <w:rFonts w:cs="Calibri-Italic"/>
                <w:i/>
                <w:iCs/>
                <w:lang w:eastAsia="fr-FR"/>
              </w:rPr>
              <w:t>Hyla meridionalis</w:t>
            </w:r>
          </w:p>
        </w:tc>
        <w:tc>
          <w:tcPr>
            <w:tcW w:w="2268" w:type="dxa"/>
          </w:tcPr>
          <w:p w:rsidR="004048C2" w:rsidRPr="004048C2" w:rsidRDefault="004048C2" w:rsidP="003B7FC0">
            <w:r w:rsidRPr="004048C2">
              <w:rPr>
                <w:rFonts w:cs="Calibri"/>
                <w:lang w:eastAsia="fr-FR"/>
              </w:rPr>
              <w:t>Rainette meridionale</w:t>
            </w:r>
          </w:p>
        </w:tc>
        <w:tc>
          <w:tcPr>
            <w:tcW w:w="1276" w:type="dxa"/>
          </w:tcPr>
          <w:p w:rsidR="004048C2" w:rsidRPr="004048C2" w:rsidRDefault="004048C2" w:rsidP="003B7FC0"/>
        </w:tc>
        <w:tc>
          <w:tcPr>
            <w:tcW w:w="3260" w:type="dxa"/>
          </w:tcPr>
          <w:p w:rsidR="004048C2" w:rsidRPr="004048C2" w:rsidRDefault="004048C2" w:rsidP="003B7FC0">
            <w:r w:rsidRPr="004048C2">
              <w:t>Abondante sur le site</w:t>
            </w:r>
          </w:p>
        </w:tc>
      </w:tr>
      <w:tr w:rsidR="004048C2" w:rsidTr="003B7FC0">
        <w:trPr>
          <w:trHeight w:val="100"/>
        </w:trPr>
        <w:tc>
          <w:tcPr>
            <w:tcW w:w="2025" w:type="dxa"/>
          </w:tcPr>
          <w:p w:rsidR="004048C2" w:rsidRPr="004048C2" w:rsidRDefault="004048C2" w:rsidP="003B7FC0">
            <w:r w:rsidRPr="004048C2">
              <w:rPr>
                <w:rFonts w:cs="Calibri-Italic"/>
                <w:i/>
                <w:iCs/>
                <w:lang w:eastAsia="fr-FR"/>
              </w:rPr>
              <w:t>Pelophylax saharicus</w:t>
            </w:r>
          </w:p>
        </w:tc>
        <w:tc>
          <w:tcPr>
            <w:tcW w:w="2268" w:type="dxa"/>
          </w:tcPr>
          <w:p w:rsidR="004048C2" w:rsidRPr="004048C2" w:rsidRDefault="004048C2" w:rsidP="003B7FC0">
            <w:r w:rsidRPr="004048C2">
              <w:rPr>
                <w:rFonts w:cs="Calibri"/>
                <w:lang w:eastAsia="fr-FR"/>
              </w:rPr>
              <w:t xml:space="preserve">Grenouille verte de </w:t>
            </w:r>
            <w:r w:rsidRPr="004048C2">
              <w:rPr>
                <w:rFonts w:cs="Calibri"/>
                <w:lang w:eastAsia="fr-FR"/>
              </w:rPr>
              <w:lastRenderedPageBreak/>
              <w:t>l'Afrique du Nord</w:t>
            </w:r>
          </w:p>
        </w:tc>
        <w:tc>
          <w:tcPr>
            <w:tcW w:w="1276" w:type="dxa"/>
          </w:tcPr>
          <w:p w:rsidR="004048C2" w:rsidRPr="004048C2" w:rsidRDefault="004048C2" w:rsidP="003B7FC0"/>
        </w:tc>
        <w:tc>
          <w:tcPr>
            <w:tcW w:w="3260" w:type="dxa"/>
          </w:tcPr>
          <w:p w:rsidR="004048C2" w:rsidRPr="004048C2" w:rsidRDefault="00984000" w:rsidP="003B7FC0">
            <w:r>
              <w:t>Très a</w:t>
            </w:r>
            <w:r w:rsidR="004048C2" w:rsidRPr="004048C2">
              <w:t>bondante sur le site</w:t>
            </w:r>
          </w:p>
        </w:tc>
      </w:tr>
      <w:tr w:rsidR="004048C2" w:rsidTr="003B7FC0">
        <w:trPr>
          <w:trHeight w:val="100"/>
        </w:trPr>
        <w:tc>
          <w:tcPr>
            <w:tcW w:w="2025" w:type="dxa"/>
          </w:tcPr>
          <w:p w:rsidR="004048C2" w:rsidRPr="004048C2" w:rsidRDefault="004048C2" w:rsidP="003B7FC0">
            <w:r w:rsidRPr="004048C2">
              <w:rPr>
                <w:rFonts w:cs="Calibri-Italic"/>
                <w:i/>
                <w:iCs/>
                <w:lang w:eastAsia="fr-FR"/>
              </w:rPr>
              <w:lastRenderedPageBreak/>
              <w:t>Pleurodeles waltl</w:t>
            </w:r>
          </w:p>
        </w:tc>
        <w:tc>
          <w:tcPr>
            <w:tcW w:w="2268" w:type="dxa"/>
          </w:tcPr>
          <w:p w:rsidR="004048C2" w:rsidRPr="004048C2" w:rsidRDefault="004048C2" w:rsidP="003B7FC0">
            <w:r w:rsidRPr="004048C2">
              <w:rPr>
                <w:rFonts w:cs="Calibri"/>
                <w:lang w:eastAsia="fr-FR"/>
              </w:rPr>
              <w:t>Pleurodele de Waltl</w:t>
            </w:r>
          </w:p>
        </w:tc>
        <w:tc>
          <w:tcPr>
            <w:tcW w:w="1276" w:type="dxa"/>
          </w:tcPr>
          <w:p w:rsidR="004048C2" w:rsidRDefault="004048C2" w:rsidP="003B7FC0">
            <w:r w:rsidRPr="004048C2">
              <w:t>NT</w:t>
            </w:r>
          </w:p>
          <w:p w:rsidR="00C327BD" w:rsidRPr="004048C2" w:rsidRDefault="00C327BD" w:rsidP="003B7FC0">
            <w:r>
              <w:t>(quasi menacé)</w:t>
            </w:r>
          </w:p>
        </w:tc>
        <w:tc>
          <w:tcPr>
            <w:tcW w:w="3260" w:type="dxa"/>
          </w:tcPr>
          <w:p w:rsidR="004048C2" w:rsidRPr="004048C2" w:rsidRDefault="004048C2" w:rsidP="003B7FC0">
            <w:r w:rsidRPr="004048C2">
              <w:t>Présent</w:t>
            </w:r>
          </w:p>
        </w:tc>
      </w:tr>
    </w:tbl>
    <w:p w:rsidR="004048C2" w:rsidRDefault="004048C2" w:rsidP="00AF7180"/>
    <w:p w:rsidR="004048C2" w:rsidRDefault="004048C2" w:rsidP="00AF7180">
      <w:r>
        <w:t>Reptiles :</w:t>
      </w:r>
    </w:p>
    <w:tbl>
      <w:tblP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Look w:val="04A0"/>
      </w:tblPr>
      <w:tblGrid>
        <w:gridCol w:w="2025"/>
        <w:gridCol w:w="2268"/>
        <w:gridCol w:w="1276"/>
        <w:gridCol w:w="3260"/>
      </w:tblGrid>
      <w:tr w:rsidR="004048C2" w:rsidTr="003B7FC0">
        <w:trPr>
          <w:trHeight w:val="269"/>
        </w:trPr>
        <w:tc>
          <w:tcPr>
            <w:tcW w:w="2025" w:type="dxa"/>
            <w:vMerge w:val="restart"/>
            <w:shd w:val="clear" w:color="auto" w:fill="EDEDED"/>
            <w:vAlign w:val="center"/>
          </w:tcPr>
          <w:p w:rsidR="004048C2" w:rsidRPr="008F2438" w:rsidRDefault="004048C2" w:rsidP="003B7FC0">
            <w:pPr>
              <w:spacing w:after="0" w:line="240" w:lineRule="auto"/>
              <w:jc w:val="center"/>
              <w:rPr>
                <w:sz w:val="20"/>
                <w:szCs w:val="20"/>
              </w:rPr>
            </w:pPr>
            <w:r w:rsidRPr="008F2438">
              <w:rPr>
                <w:b/>
                <w:sz w:val="20"/>
                <w:szCs w:val="20"/>
              </w:rPr>
              <w:t>Nom scientifique</w:t>
            </w:r>
          </w:p>
        </w:tc>
        <w:tc>
          <w:tcPr>
            <w:tcW w:w="2268" w:type="dxa"/>
            <w:vMerge w:val="restart"/>
            <w:shd w:val="clear" w:color="auto" w:fill="EDEDED"/>
            <w:vAlign w:val="center"/>
          </w:tcPr>
          <w:p w:rsidR="004048C2" w:rsidRPr="008F2438" w:rsidRDefault="004048C2" w:rsidP="003B7FC0">
            <w:pPr>
              <w:spacing w:after="0" w:line="240" w:lineRule="auto"/>
              <w:jc w:val="center"/>
              <w:rPr>
                <w:sz w:val="20"/>
                <w:szCs w:val="20"/>
              </w:rPr>
            </w:pPr>
            <w:r w:rsidRPr="008F2438">
              <w:rPr>
                <w:b/>
                <w:sz w:val="20"/>
                <w:szCs w:val="20"/>
              </w:rPr>
              <w:t>Nom commun</w:t>
            </w:r>
          </w:p>
        </w:tc>
        <w:tc>
          <w:tcPr>
            <w:tcW w:w="1276" w:type="dxa"/>
            <w:vMerge w:val="restart"/>
            <w:shd w:val="clear" w:color="auto" w:fill="EDEDED"/>
            <w:vAlign w:val="center"/>
          </w:tcPr>
          <w:p w:rsidR="004048C2" w:rsidRPr="008F2438" w:rsidRDefault="004048C2" w:rsidP="003B7FC0">
            <w:pPr>
              <w:spacing w:after="0" w:line="240" w:lineRule="auto"/>
              <w:jc w:val="center"/>
              <w:rPr>
                <w:sz w:val="20"/>
                <w:szCs w:val="20"/>
              </w:rPr>
            </w:pPr>
            <w:r w:rsidRPr="008F2438">
              <w:rPr>
                <w:b/>
                <w:sz w:val="20"/>
                <w:szCs w:val="20"/>
              </w:rPr>
              <w:t>UICN Liste rouge</w:t>
            </w:r>
          </w:p>
        </w:tc>
        <w:tc>
          <w:tcPr>
            <w:tcW w:w="3260" w:type="dxa"/>
            <w:vMerge w:val="restart"/>
            <w:shd w:val="clear" w:color="auto" w:fill="EDEDED"/>
            <w:vAlign w:val="center"/>
          </w:tcPr>
          <w:p w:rsidR="004048C2" w:rsidRPr="008F2438" w:rsidRDefault="004048C2" w:rsidP="003B7FC0">
            <w:pPr>
              <w:spacing w:after="0" w:line="240" w:lineRule="auto"/>
              <w:jc w:val="center"/>
              <w:rPr>
                <w:sz w:val="20"/>
                <w:szCs w:val="20"/>
              </w:rPr>
            </w:pPr>
            <w:r w:rsidRPr="008F2438">
              <w:rPr>
                <w:b/>
                <w:sz w:val="20"/>
                <w:szCs w:val="20"/>
              </w:rPr>
              <w:t>Abondance</w:t>
            </w:r>
          </w:p>
        </w:tc>
      </w:tr>
      <w:tr w:rsidR="004048C2" w:rsidTr="003B7FC0">
        <w:trPr>
          <w:trHeight w:val="509"/>
        </w:trPr>
        <w:tc>
          <w:tcPr>
            <w:tcW w:w="2025" w:type="dxa"/>
            <w:vMerge/>
          </w:tcPr>
          <w:p w:rsidR="004048C2" w:rsidRDefault="004048C2" w:rsidP="003B7FC0"/>
        </w:tc>
        <w:tc>
          <w:tcPr>
            <w:tcW w:w="2268" w:type="dxa"/>
            <w:vMerge/>
          </w:tcPr>
          <w:p w:rsidR="004048C2" w:rsidRDefault="004048C2" w:rsidP="003B7FC0"/>
        </w:tc>
        <w:tc>
          <w:tcPr>
            <w:tcW w:w="1276" w:type="dxa"/>
            <w:vMerge/>
          </w:tcPr>
          <w:p w:rsidR="004048C2" w:rsidRDefault="004048C2" w:rsidP="003B7FC0"/>
        </w:tc>
        <w:tc>
          <w:tcPr>
            <w:tcW w:w="3260" w:type="dxa"/>
            <w:vMerge/>
          </w:tcPr>
          <w:p w:rsidR="004048C2" w:rsidRDefault="004048C2" w:rsidP="003B7FC0"/>
        </w:tc>
      </w:tr>
      <w:tr w:rsidR="004048C2" w:rsidTr="003B7FC0">
        <w:trPr>
          <w:trHeight w:val="100"/>
        </w:trPr>
        <w:tc>
          <w:tcPr>
            <w:tcW w:w="2025" w:type="dxa"/>
          </w:tcPr>
          <w:p w:rsidR="004048C2" w:rsidRPr="004048C2" w:rsidRDefault="004048C2" w:rsidP="003B7FC0">
            <w:r w:rsidRPr="004048C2">
              <w:rPr>
                <w:rFonts w:cs="Calibri-Italic"/>
                <w:i/>
                <w:iCs/>
                <w:lang w:eastAsia="fr-FR"/>
              </w:rPr>
              <w:t>Testudo graeca</w:t>
            </w:r>
          </w:p>
        </w:tc>
        <w:tc>
          <w:tcPr>
            <w:tcW w:w="2268" w:type="dxa"/>
          </w:tcPr>
          <w:p w:rsidR="004048C2" w:rsidRPr="004048C2" w:rsidRDefault="004048C2" w:rsidP="003B7FC0">
            <w:r w:rsidRPr="004048C2">
              <w:rPr>
                <w:rFonts w:cs="Calibri"/>
                <w:lang w:eastAsia="fr-FR"/>
              </w:rPr>
              <w:t>Tortue mauresque</w:t>
            </w:r>
          </w:p>
        </w:tc>
        <w:tc>
          <w:tcPr>
            <w:tcW w:w="1276" w:type="dxa"/>
          </w:tcPr>
          <w:p w:rsidR="004048C2" w:rsidRDefault="004048C2" w:rsidP="003B7FC0">
            <w:pPr>
              <w:rPr>
                <w:color w:val="C00000"/>
              </w:rPr>
            </w:pPr>
            <w:r w:rsidRPr="004048C2">
              <w:rPr>
                <w:color w:val="C00000"/>
              </w:rPr>
              <w:t>VU</w:t>
            </w:r>
          </w:p>
          <w:p w:rsidR="00EA30EF" w:rsidRPr="004048C2" w:rsidRDefault="00EA30EF" w:rsidP="003B7FC0">
            <w:pPr>
              <w:rPr>
                <w:color w:val="C00000"/>
              </w:rPr>
            </w:pPr>
            <w:r>
              <w:rPr>
                <w:color w:val="C00000"/>
              </w:rPr>
              <w:t>Vulnérable</w:t>
            </w:r>
          </w:p>
        </w:tc>
        <w:tc>
          <w:tcPr>
            <w:tcW w:w="3260" w:type="dxa"/>
          </w:tcPr>
          <w:p w:rsidR="004048C2" w:rsidRPr="004048C2" w:rsidRDefault="004048C2" w:rsidP="003B7FC0">
            <w:r w:rsidRPr="004048C2">
              <w:t>Présent</w:t>
            </w:r>
          </w:p>
        </w:tc>
      </w:tr>
      <w:tr w:rsidR="004048C2" w:rsidTr="003B7FC0">
        <w:trPr>
          <w:trHeight w:val="100"/>
        </w:trPr>
        <w:tc>
          <w:tcPr>
            <w:tcW w:w="2025" w:type="dxa"/>
          </w:tcPr>
          <w:p w:rsidR="004048C2" w:rsidRPr="004048C2" w:rsidRDefault="004048C2" w:rsidP="003B7FC0">
            <w:r w:rsidRPr="004048C2">
              <w:rPr>
                <w:rFonts w:cs="Calibri-Italic"/>
                <w:i/>
                <w:iCs/>
                <w:lang w:eastAsia="fr-FR"/>
              </w:rPr>
              <w:t>Mauremys leprosa</w:t>
            </w:r>
          </w:p>
        </w:tc>
        <w:tc>
          <w:tcPr>
            <w:tcW w:w="2268" w:type="dxa"/>
          </w:tcPr>
          <w:p w:rsidR="004048C2" w:rsidRPr="004048C2" w:rsidRDefault="004048C2" w:rsidP="003B7FC0">
            <w:r w:rsidRPr="004048C2">
              <w:rPr>
                <w:rFonts w:cs="Calibri"/>
                <w:lang w:eastAsia="fr-FR"/>
              </w:rPr>
              <w:t>Emyde lepreuse</w:t>
            </w:r>
          </w:p>
        </w:tc>
        <w:tc>
          <w:tcPr>
            <w:tcW w:w="1276" w:type="dxa"/>
          </w:tcPr>
          <w:p w:rsidR="004048C2" w:rsidRPr="004048C2" w:rsidRDefault="004048C2" w:rsidP="003B7FC0"/>
        </w:tc>
        <w:tc>
          <w:tcPr>
            <w:tcW w:w="3260" w:type="dxa"/>
          </w:tcPr>
          <w:p w:rsidR="004048C2" w:rsidRPr="004048C2" w:rsidRDefault="004048C2" w:rsidP="003B7FC0">
            <w:r w:rsidRPr="004048C2">
              <w:t>Très abondante</w:t>
            </w:r>
            <w:r w:rsidR="00C327BD">
              <w:t xml:space="preserve"> sur le site</w:t>
            </w:r>
          </w:p>
        </w:tc>
      </w:tr>
      <w:tr w:rsidR="004048C2" w:rsidTr="003B7FC0">
        <w:trPr>
          <w:trHeight w:val="100"/>
        </w:trPr>
        <w:tc>
          <w:tcPr>
            <w:tcW w:w="2025" w:type="dxa"/>
          </w:tcPr>
          <w:p w:rsidR="004048C2" w:rsidRPr="004048C2" w:rsidRDefault="004048C2" w:rsidP="003B7FC0">
            <w:r w:rsidRPr="004048C2">
              <w:rPr>
                <w:rFonts w:cs="Calibri-Italic"/>
                <w:i/>
                <w:iCs/>
                <w:lang w:eastAsia="fr-FR"/>
              </w:rPr>
              <w:t>Natrix maura</w:t>
            </w:r>
          </w:p>
        </w:tc>
        <w:tc>
          <w:tcPr>
            <w:tcW w:w="2268" w:type="dxa"/>
          </w:tcPr>
          <w:p w:rsidR="004048C2" w:rsidRPr="004048C2" w:rsidRDefault="004048C2" w:rsidP="003B7FC0">
            <w:r w:rsidRPr="004048C2">
              <w:rPr>
                <w:rFonts w:cs="Calibri"/>
                <w:lang w:eastAsia="fr-FR"/>
              </w:rPr>
              <w:t>Couleuvre viperine</w:t>
            </w:r>
          </w:p>
        </w:tc>
        <w:tc>
          <w:tcPr>
            <w:tcW w:w="1276" w:type="dxa"/>
          </w:tcPr>
          <w:p w:rsidR="004048C2" w:rsidRPr="004048C2" w:rsidRDefault="004048C2" w:rsidP="003B7FC0"/>
        </w:tc>
        <w:tc>
          <w:tcPr>
            <w:tcW w:w="3260" w:type="dxa"/>
          </w:tcPr>
          <w:p w:rsidR="004048C2" w:rsidRPr="004048C2" w:rsidRDefault="004048C2" w:rsidP="003B7FC0">
            <w:r w:rsidRPr="004048C2">
              <w:t>Abondante</w:t>
            </w:r>
            <w:r w:rsidR="00C327BD">
              <w:t xml:space="preserve"> sur le site</w:t>
            </w:r>
          </w:p>
        </w:tc>
      </w:tr>
      <w:tr w:rsidR="004048C2" w:rsidTr="003B7FC0">
        <w:trPr>
          <w:trHeight w:val="100"/>
        </w:trPr>
        <w:tc>
          <w:tcPr>
            <w:tcW w:w="2025" w:type="dxa"/>
          </w:tcPr>
          <w:p w:rsidR="004048C2" w:rsidRPr="004048C2" w:rsidRDefault="004048C2" w:rsidP="003B7FC0">
            <w:pPr>
              <w:rPr>
                <w:i/>
                <w:iCs/>
              </w:rPr>
            </w:pPr>
            <w:r w:rsidRPr="004048C2">
              <w:rPr>
                <w:i/>
                <w:iCs/>
                <w:color w:val="222222"/>
                <w:shd w:val="clear" w:color="auto" w:fill="FFFFFF"/>
              </w:rPr>
              <w:t>Chamaeleo chamaeleon</w:t>
            </w:r>
          </w:p>
        </w:tc>
        <w:tc>
          <w:tcPr>
            <w:tcW w:w="2268" w:type="dxa"/>
          </w:tcPr>
          <w:p w:rsidR="004048C2" w:rsidRPr="004048C2" w:rsidRDefault="004048C2" w:rsidP="003B7FC0">
            <w:r w:rsidRPr="004048C2">
              <w:t>Caméléon commun</w:t>
            </w:r>
          </w:p>
        </w:tc>
        <w:tc>
          <w:tcPr>
            <w:tcW w:w="1276" w:type="dxa"/>
          </w:tcPr>
          <w:p w:rsidR="004048C2" w:rsidRPr="004048C2" w:rsidRDefault="004048C2" w:rsidP="003B7FC0"/>
        </w:tc>
        <w:tc>
          <w:tcPr>
            <w:tcW w:w="3260" w:type="dxa"/>
          </w:tcPr>
          <w:p w:rsidR="004048C2" w:rsidRPr="004048C2" w:rsidRDefault="004048C2" w:rsidP="003B7FC0">
            <w:r w:rsidRPr="004048C2">
              <w:t>Présent</w:t>
            </w:r>
          </w:p>
        </w:tc>
      </w:tr>
    </w:tbl>
    <w:p w:rsidR="004048C2" w:rsidRDefault="004048C2" w:rsidP="00AF7180"/>
    <w:p w:rsidR="00B55AC3" w:rsidRDefault="00B55AC3" w:rsidP="00AF7180">
      <w:r>
        <w:t>Relevés réalisés par Abdellah BOUAZZA, Laboratoire Biodiversité et Dynamique des Ecosystèmes [BioDEcos], Faculté des sciences Semlalia, Marrakech.</w:t>
      </w:r>
    </w:p>
    <w:p w:rsidR="00526B9F" w:rsidRDefault="00526B9F" w:rsidP="00AF7180"/>
    <w:p w:rsidR="00526B9F" w:rsidRDefault="00526B9F" w:rsidP="00526B9F">
      <w:pPr>
        <w:rPr>
          <w:b/>
          <w:bCs/>
          <w:sz w:val="28"/>
          <w:szCs w:val="28"/>
        </w:rPr>
      </w:pPr>
      <w:r>
        <w:rPr>
          <w:b/>
          <w:bCs/>
          <w:sz w:val="28"/>
          <w:szCs w:val="28"/>
        </w:rPr>
        <w:t>Annexe 4</w:t>
      </w:r>
      <w:r w:rsidRPr="008F2438">
        <w:rPr>
          <w:b/>
          <w:bCs/>
          <w:sz w:val="28"/>
          <w:szCs w:val="28"/>
        </w:rPr>
        <w:t> </w:t>
      </w:r>
      <w:proofErr w:type="gramStart"/>
      <w:r w:rsidRPr="008F2438">
        <w:rPr>
          <w:b/>
          <w:bCs/>
          <w:sz w:val="28"/>
          <w:szCs w:val="28"/>
        </w:rPr>
        <w:t>:  Liste</w:t>
      </w:r>
      <w:proofErr w:type="gramEnd"/>
      <w:r w:rsidRPr="008F2438">
        <w:rPr>
          <w:b/>
          <w:bCs/>
          <w:sz w:val="28"/>
          <w:szCs w:val="28"/>
        </w:rPr>
        <w:t xml:space="preserve"> des espèces</w:t>
      </w:r>
      <w:r>
        <w:rPr>
          <w:b/>
          <w:bCs/>
          <w:sz w:val="28"/>
          <w:szCs w:val="28"/>
        </w:rPr>
        <w:t xml:space="preserve"> de mammifères présentes sur le site de la daya de Dar Bouazza</w:t>
      </w:r>
    </w:p>
    <w:p w:rsidR="00FE224C" w:rsidRDefault="00FE224C" w:rsidP="00AF7180"/>
    <w:tbl>
      <w:tblPr>
        <w:tblpPr w:leftFromText="141" w:rightFromText="141" w:vertAnchor="text" w:tblpY="1"/>
        <w:tblOverlap w:val="never"/>
        <w:tblW w:w="0" w:type="auto"/>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Look w:val="04A0"/>
      </w:tblPr>
      <w:tblGrid>
        <w:gridCol w:w="2025"/>
        <w:gridCol w:w="2268"/>
        <w:gridCol w:w="1276"/>
        <w:gridCol w:w="3402"/>
      </w:tblGrid>
      <w:tr w:rsidR="00526B9F" w:rsidTr="00526B9F">
        <w:trPr>
          <w:trHeight w:val="269"/>
        </w:trPr>
        <w:tc>
          <w:tcPr>
            <w:tcW w:w="2025" w:type="dxa"/>
            <w:vMerge w:val="restart"/>
            <w:shd w:val="clear" w:color="auto" w:fill="EDEDED"/>
            <w:vAlign w:val="center"/>
          </w:tcPr>
          <w:p w:rsidR="00526B9F" w:rsidRPr="00526B9F" w:rsidRDefault="00526B9F" w:rsidP="00526B9F">
            <w:pPr>
              <w:spacing w:after="0" w:line="240" w:lineRule="auto"/>
              <w:jc w:val="center"/>
              <w:rPr>
                <w:sz w:val="20"/>
                <w:szCs w:val="20"/>
              </w:rPr>
            </w:pPr>
            <w:r w:rsidRPr="00526B9F">
              <w:rPr>
                <w:b/>
                <w:sz w:val="20"/>
                <w:szCs w:val="20"/>
              </w:rPr>
              <w:t>Nom scientifique</w:t>
            </w:r>
          </w:p>
        </w:tc>
        <w:tc>
          <w:tcPr>
            <w:tcW w:w="2268" w:type="dxa"/>
            <w:vMerge w:val="restart"/>
            <w:shd w:val="clear" w:color="auto" w:fill="EDEDED"/>
            <w:vAlign w:val="center"/>
          </w:tcPr>
          <w:p w:rsidR="00526B9F" w:rsidRPr="00526B9F" w:rsidRDefault="00526B9F" w:rsidP="00526B9F">
            <w:pPr>
              <w:spacing w:after="0" w:line="240" w:lineRule="auto"/>
              <w:jc w:val="center"/>
              <w:rPr>
                <w:sz w:val="20"/>
                <w:szCs w:val="20"/>
              </w:rPr>
            </w:pPr>
            <w:r w:rsidRPr="00526B9F">
              <w:rPr>
                <w:b/>
                <w:sz w:val="20"/>
                <w:szCs w:val="20"/>
              </w:rPr>
              <w:t>Nom commun</w:t>
            </w:r>
          </w:p>
        </w:tc>
        <w:tc>
          <w:tcPr>
            <w:tcW w:w="1276" w:type="dxa"/>
            <w:vMerge w:val="restart"/>
            <w:shd w:val="clear" w:color="auto" w:fill="EDEDED"/>
            <w:vAlign w:val="center"/>
          </w:tcPr>
          <w:p w:rsidR="00526B9F" w:rsidRPr="00526B9F" w:rsidRDefault="00526B9F" w:rsidP="00526B9F">
            <w:pPr>
              <w:spacing w:after="0" w:line="240" w:lineRule="auto"/>
              <w:jc w:val="center"/>
              <w:rPr>
                <w:sz w:val="20"/>
                <w:szCs w:val="20"/>
              </w:rPr>
            </w:pPr>
            <w:r w:rsidRPr="00526B9F">
              <w:rPr>
                <w:b/>
                <w:sz w:val="20"/>
                <w:szCs w:val="20"/>
              </w:rPr>
              <w:t>UICN Liste rouge</w:t>
            </w:r>
          </w:p>
        </w:tc>
        <w:tc>
          <w:tcPr>
            <w:tcW w:w="3402" w:type="dxa"/>
            <w:vMerge w:val="restart"/>
            <w:shd w:val="clear" w:color="auto" w:fill="EDEDED"/>
            <w:vAlign w:val="center"/>
          </w:tcPr>
          <w:p w:rsidR="00526B9F" w:rsidRPr="00526B9F" w:rsidRDefault="00526B9F" w:rsidP="00526B9F">
            <w:pPr>
              <w:spacing w:after="0" w:line="240" w:lineRule="auto"/>
              <w:jc w:val="center"/>
              <w:rPr>
                <w:sz w:val="20"/>
                <w:szCs w:val="20"/>
              </w:rPr>
            </w:pPr>
            <w:r>
              <w:rPr>
                <w:b/>
                <w:sz w:val="20"/>
                <w:szCs w:val="20"/>
              </w:rPr>
              <w:t>Abondance</w:t>
            </w:r>
          </w:p>
        </w:tc>
      </w:tr>
      <w:tr w:rsidR="00526B9F" w:rsidTr="00526B9F">
        <w:trPr>
          <w:trHeight w:val="509"/>
        </w:trPr>
        <w:tc>
          <w:tcPr>
            <w:tcW w:w="2025" w:type="dxa"/>
            <w:vMerge/>
          </w:tcPr>
          <w:p w:rsidR="00526B9F" w:rsidRDefault="00526B9F" w:rsidP="00526B9F"/>
        </w:tc>
        <w:tc>
          <w:tcPr>
            <w:tcW w:w="2268" w:type="dxa"/>
            <w:vMerge/>
          </w:tcPr>
          <w:p w:rsidR="00526B9F" w:rsidRDefault="00526B9F" w:rsidP="00526B9F"/>
        </w:tc>
        <w:tc>
          <w:tcPr>
            <w:tcW w:w="1276" w:type="dxa"/>
            <w:vMerge/>
          </w:tcPr>
          <w:p w:rsidR="00526B9F" w:rsidRDefault="00526B9F" w:rsidP="00526B9F"/>
        </w:tc>
        <w:tc>
          <w:tcPr>
            <w:tcW w:w="3402" w:type="dxa"/>
            <w:vMerge/>
          </w:tcPr>
          <w:p w:rsidR="00526B9F" w:rsidRDefault="00526B9F" w:rsidP="00526B9F"/>
        </w:tc>
      </w:tr>
      <w:tr w:rsidR="00526B9F" w:rsidTr="00526B9F">
        <w:trPr>
          <w:trHeight w:val="100"/>
        </w:trPr>
        <w:tc>
          <w:tcPr>
            <w:tcW w:w="2025" w:type="dxa"/>
          </w:tcPr>
          <w:p w:rsidR="00526B9F" w:rsidRPr="00CF3D7F" w:rsidRDefault="00526B9F" w:rsidP="00526B9F">
            <w:pPr>
              <w:rPr>
                <w:i/>
                <w:iCs/>
              </w:rPr>
            </w:pPr>
            <w:r w:rsidRPr="00CF3D7F">
              <w:rPr>
                <w:i/>
                <w:iCs/>
              </w:rPr>
              <w:t>Atelerix algirus</w:t>
            </w:r>
          </w:p>
        </w:tc>
        <w:tc>
          <w:tcPr>
            <w:tcW w:w="2268" w:type="dxa"/>
          </w:tcPr>
          <w:p w:rsidR="00526B9F" w:rsidRDefault="00526B9F" w:rsidP="00526B9F">
            <w:r>
              <w:t>Hérisson d’Algérie</w:t>
            </w:r>
          </w:p>
        </w:tc>
        <w:tc>
          <w:tcPr>
            <w:tcW w:w="1276" w:type="dxa"/>
          </w:tcPr>
          <w:p w:rsidR="00526B9F" w:rsidRDefault="00526B9F" w:rsidP="00526B9F"/>
        </w:tc>
        <w:tc>
          <w:tcPr>
            <w:tcW w:w="3402" w:type="dxa"/>
          </w:tcPr>
          <w:p w:rsidR="00526B9F" w:rsidRDefault="00526B9F" w:rsidP="00526B9F"/>
        </w:tc>
      </w:tr>
      <w:tr w:rsidR="00526B9F" w:rsidTr="00526B9F">
        <w:trPr>
          <w:trHeight w:val="100"/>
        </w:trPr>
        <w:tc>
          <w:tcPr>
            <w:tcW w:w="2025" w:type="dxa"/>
          </w:tcPr>
          <w:p w:rsidR="00526B9F" w:rsidRPr="00CF3D7F" w:rsidRDefault="00526B9F" w:rsidP="00526B9F">
            <w:pPr>
              <w:rPr>
                <w:i/>
                <w:iCs/>
              </w:rPr>
            </w:pPr>
            <w:r w:rsidRPr="00CF3D7F">
              <w:rPr>
                <w:i/>
                <w:iCs/>
              </w:rPr>
              <w:t>Pipistrellus kühlii</w:t>
            </w:r>
          </w:p>
        </w:tc>
        <w:tc>
          <w:tcPr>
            <w:tcW w:w="2268" w:type="dxa"/>
          </w:tcPr>
          <w:p w:rsidR="00526B9F" w:rsidRDefault="00526B9F" w:rsidP="00526B9F">
            <w:r>
              <w:t>Pipistrelle de Kühl</w:t>
            </w:r>
          </w:p>
        </w:tc>
        <w:tc>
          <w:tcPr>
            <w:tcW w:w="1276" w:type="dxa"/>
          </w:tcPr>
          <w:p w:rsidR="00526B9F" w:rsidRDefault="00526B9F" w:rsidP="00526B9F"/>
        </w:tc>
        <w:tc>
          <w:tcPr>
            <w:tcW w:w="3402" w:type="dxa"/>
          </w:tcPr>
          <w:p w:rsidR="00526B9F" w:rsidRDefault="00526B9F" w:rsidP="00526B9F"/>
        </w:tc>
      </w:tr>
      <w:tr w:rsidR="00526B9F" w:rsidTr="00526B9F">
        <w:trPr>
          <w:trHeight w:val="100"/>
        </w:trPr>
        <w:tc>
          <w:tcPr>
            <w:tcW w:w="2025" w:type="dxa"/>
          </w:tcPr>
          <w:p w:rsidR="00526B9F" w:rsidRPr="00CF3D7F" w:rsidRDefault="00526B9F" w:rsidP="00526B9F">
            <w:pPr>
              <w:rPr>
                <w:i/>
                <w:iCs/>
              </w:rPr>
            </w:pPr>
            <w:r w:rsidRPr="00CF3D7F">
              <w:rPr>
                <w:i/>
                <w:iCs/>
              </w:rPr>
              <w:t>Vulpes vulpes</w:t>
            </w:r>
          </w:p>
        </w:tc>
        <w:tc>
          <w:tcPr>
            <w:tcW w:w="2268" w:type="dxa"/>
          </w:tcPr>
          <w:p w:rsidR="00526B9F" w:rsidRDefault="00526B9F" w:rsidP="00526B9F">
            <w:r>
              <w:t>Renard roux</w:t>
            </w:r>
          </w:p>
        </w:tc>
        <w:tc>
          <w:tcPr>
            <w:tcW w:w="1276" w:type="dxa"/>
          </w:tcPr>
          <w:p w:rsidR="00526B9F" w:rsidRDefault="00526B9F" w:rsidP="00526B9F"/>
        </w:tc>
        <w:tc>
          <w:tcPr>
            <w:tcW w:w="3402" w:type="dxa"/>
          </w:tcPr>
          <w:p w:rsidR="00526B9F" w:rsidRDefault="00526B9F" w:rsidP="00526B9F"/>
        </w:tc>
      </w:tr>
      <w:tr w:rsidR="00526B9F" w:rsidTr="00526B9F">
        <w:trPr>
          <w:trHeight w:val="100"/>
        </w:trPr>
        <w:tc>
          <w:tcPr>
            <w:tcW w:w="2025" w:type="dxa"/>
          </w:tcPr>
          <w:p w:rsidR="00526B9F" w:rsidRPr="00CF3D7F" w:rsidRDefault="00526B9F" w:rsidP="00526B9F">
            <w:pPr>
              <w:rPr>
                <w:i/>
                <w:iCs/>
              </w:rPr>
            </w:pPr>
            <w:r w:rsidRPr="00CF3D7F">
              <w:rPr>
                <w:i/>
                <w:iCs/>
              </w:rPr>
              <w:t>Mustela nivalis</w:t>
            </w:r>
          </w:p>
        </w:tc>
        <w:tc>
          <w:tcPr>
            <w:tcW w:w="2268" w:type="dxa"/>
          </w:tcPr>
          <w:p w:rsidR="00526B9F" w:rsidRDefault="00526B9F" w:rsidP="00526B9F">
            <w:r>
              <w:t>Belette d’Europe</w:t>
            </w:r>
          </w:p>
        </w:tc>
        <w:tc>
          <w:tcPr>
            <w:tcW w:w="1276" w:type="dxa"/>
          </w:tcPr>
          <w:p w:rsidR="00526B9F" w:rsidRDefault="00526B9F" w:rsidP="00526B9F"/>
        </w:tc>
        <w:tc>
          <w:tcPr>
            <w:tcW w:w="3402" w:type="dxa"/>
          </w:tcPr>
          <w:p w:rsidR="00526B9F" w:rsidRDefault="00526B9F" w:rsidP="00526B9F"/>
        </w:tc>
      </w:tr>
      <w:tr w:rsidR="00526B9F" w:rsidTr="00526B9F">
        <w:trPr>
          <w:trHeight w:val="100"/>
        </w:trPr>
        <w:tc>
          <w:tcPr>
            <w:tcW w:w="2025" w:type="dxa"/>
          </w:tcPr>
          <w:p w:rsidR="00526B9F" w:rsidRPr="00CF3D7F" w:rsidRDefault="00526B9F" w:rsidP="00526B9F">
            <w:r w:rsidRPr="00CF3D7F">
              <w:rPr>
                <w:rStyle w:val="Accentuation"/>
                <w:color w:val="080100"/>
                <w:bdr w:val="none" w:sz="0" w:space="0" w:color="auto" w:frame="1"/>
                <w:shd w:val="clear" w:color="auto" w:fill="FFFFFF"/>
              </w:rPr>
              <w:lastRenderedPageBreak/>
              <w:t>Oryctolagus cuniculus</w:t>
            </w:r>
          </w:p>
        </w:tc>
        <w:tc>
          <w:tcPr>
            <w:tcW w:w="2268" w:type="dxa"/>
          </w:tcPr>
          <w:p w:rsidR="00526B9F" w:rsidRDefault="00526B9F" w:rsidP="00526B9F">
            <w:r>
              <w:t>Lapin de garenne</w:t>
            </w:r>
          </w:p>
        </w:tc>
        <w:tc>
          <w:tcPr>
            <w:tcW w:w="1276" w:type="dxa"/>
          </w:tcPr>
          <w:p w:rsidR="00526B9F" w:rsidRDefault="00526B9F" w:rsidP="00526B9F">
            <w:r>
              <w:t>NT</w:t>
            </w:r>
          </w:p>
        </w:tc>
        <w:tc>
          <w:tcPr>
            <w:tcW w:w="3402" w:type="dxa"/>
          </w:tcPr>
          <w:p w:rsidR="00526B9F" w:rsidRDefault="00526B9F" w:rsidP="00526B9F">
            <w:r>
              <w:t>Commun sur le site mais en déclin à l’échelle internationale (UICN)</w:t>
            </w:r>
          </w:p>
        </w:tc>
      </w:tr>
      <w:tr w:rsidR="00526B9F" w:rsidTr="00526B9F">
        <w:trPr>
          <w:trHeight w:val="100"/>
        </w:trPr>
        <w:tc>
          <w:tcPr>
            <w:tcW w:w="2025" w:type="dxa"/>
          </w:tcPr>
          <w:p w:rsidR="00526B9F" w:rsidRPr="00526B9F" w:rsidRDefault="00526B9F" w:rsidP="00526B9F">
            <w:pPr>
              <w:pBdr>
                <w:bottom w:val="single" w:sz="6" w:space="0" w:color="A2A9B1"/>
              </w:pBdr>
              <w:spacing w:after="60" w:line="240" w:lineRule="auto"/>
              <w:outlineLvl w:val="0"/>
              <w:rPr>
                <w:rFonts w:eastAsia="Times New Roman"/>
                <w:i/>
                <w:iCs/>
                <w:color w:val="000000"/>
                <w:kern w:val="36"/>
                <w:lang w:eastAsia="fr-FR"/>
              </w:rPr>
            </w:pPr>
            <w:r w:rsidRPr="00CF3D7F">
              <w:rPr>
                <w:rFonts w:eastAsia="Times New Roman"/>
                <w:i/>
                <w:iCs/>
                <w:color w:val="000000"/>
                <w:kern w:val="36"/>
                <w:lang w:eastAsia="fr-FR"/>
              </w:rPr>
              <w:t>Lemniscomys barbarus</w:t>
            </w:r>
          </w:p>
        </w:tc>
        <w:tc>
          <w:tcPr>
            <w:tcW w:w="2268" w:type="dxa"/>
          </w:tcPr>
          <w:p w:rsidR="00526B9F" w:rsidRDefault="00526B9F" w:rsidP="00526B9F">
            <w:r>
              <w:t>Rat rayé</w:t>
            </w:r>
          </w:p>
        </w:tc>
        <w:tc>
          <w:tcPr>
            <w:tcW w:w="1276" w:type="dxa"/>
          </w:tcPr>
          <w:p w:rsidR="00526B9F" w:rsidRDefault="00526B9F" w:rsidP="00526B9F"/>
        </w:tc>
        <w:tc>
          <w:tcPr>
            <w:tcW w:w="3402" w:type="dxa"/>
          </w:tcPr>
          <w:p w:rsidR="00526B9F" w:rsidRDefault="00526B9F" w:rsidP="00526B9F"/>
        </w:tc>
      </w:tr>
    </w:tbl>
    <w:p w:rsidR="00526B9F" w:rsidRDefault="00526B9F" w:rsidP="00AF7180"/>
    <w:p w:rsidR="00526B9F" w:rsidRDefault="00526B9F" w:rsidP="00AF7180"/>
    <w:p w:rsidR="00EF5B8F" w:rsidRDefault="00526B9F" w:rsidP="00EF5B8F">
      <w:pPr>
        <w:rPr>
          <w:b/>
          <w:bCs/>
          <w:sz w:val="28"/>
          <w:szCs w:val="28"/>
        </w:rPr>
      </w:pPr>
      <w:r>
        <w:rPr>
          <w:b/>
          <w:bCs/>
          <w:sz w:val="28"/>
          <w:szCs w:val="28"/>
        </w:rPr>
        <w:t>Annexe 5</w:t>
      </w:r>
      <w:r w:rsidR="00EF5B8F" w:rsidRPr="008F2438">
        <w:rPr>
          <w:b/>
          <w:bCs/>
          <w:sz w:val="28"/>
          <w:szCs w:val="28"/>
        </w:rPr>
        <w:t> </w:t>
      </w:r>
      <w:proofErr w:type="gramStart"/>
      <w:r w:rsidR="00EF5B8F" w:rsidRPr="008F2438">
        <w:rPr>
          <w:b/>
          <w:bCs/>
          <w:sz w:val="28"/>
          <w:szCs w:val="28"/>
        </w:rPr>
        <w:t>:  Liste</w:t>
      </w:r>
      <w:proofErr w:type="gramEnd"/>
      <w:r w:rsidR="00EF5B8F" w:rsidRPr="008F2438">
        <w:rPr>
          <w:b/>
          <w:bCs/>
          <w:sz w:val="28"/>
          <w:szCs w:val="28"/>
        </w:rPr>
        <w:t xml:space="preserve"> des espèces</w:t>
      </w:r>
      <w:r w:rsidR="00EF5B8F">
        <w:rPr>
          <w:b/>
          <w:bCs/>
          <w:sz w:val="28"/>
          <w:szCs w:val="28"/>
        </w:rPr>
        <w:t xml:space="preserve">  d’oiseaux présentes sur le site de la daya de Dar Bouazza</w:t>
      </w:r>
    </w:p>
    <w:p w:rsidR="00DC00B6" w:rsidRPr="00DC00B6" w:rsidRDefault="00DC00B6" w:rsidP="00EF5B8F">
      <w:pPr>
        <w:rPr>
          <w:b/>
          <w:bCs/>
          <w:sz w:val="24"/>
          <w:szCs w:val="24"/>
        </w:rPr>
      </w:pPr>
      <w:r w:rsidRPr="00DC00B6">
        <w:rPr>
          <w:b/>
          <w:bCs/>
          <w:sz w:val="24"/>
          <w:szCs w:val="24"/>
        </w:rPr>
        <w:t>190 espèces d’oiseaux recensées</w:t>
      </w:r>
    </w:p>
    <w:p w:rsidR="009D29BC" w:rsidRPr="009D29BC" w:rsidRDefault="009D29BC" w:rsidP="009D29BC">
      <w:r>
        <w:t xml:space="preserve">Source : </w:t>
      </w:r>
      <w:hyperlink r:id="rId21" w:history="1">
        <w:r w:rsidRPr="00D93A26">
          <w:rPr>
            <w:rStyle w:val="Lienhypertexte"/>
          </w:rPr>
          <w:t>https://maroc.observation.org/gebied/species_list/136730</w:t>
        </w:r>
      </w:hyperlink>
    </w:p>
    <w:tbl>
      <w:tblPr>
        <w:tblW w:w="5000" w:type="pct"/>
        <w:shd w:val="clear" w:color="auto" w:fill="CDCDCD"/>
        <w:tblCellMar>
          <w:top w:w="15" w:type="dxa"/>
          <w:left w:w="15" w:type="dxa"/>
          <w:bottom w:w="15" w:type="dxa"/>
          <w:right w:w="15" w:type="dxa"/>
        </w:tblCellMar>
        <w:tblLook w:val="04A0"/>
      </w:tblPr>
      <w:tblGrid>
        <w:gridCol w:w="656"/>
        <w:gridCol w:w="2069"/>
        <w:gridCol w:w="1273"/>
        <w:gridCol w:w="1081"/>
        <w:gridCol w:w="747"/>
        <w:gridCol w:w="1228"/>
        <w:gridCol w:w="672"/>
        <w:gridCol w:w="672"/>
        <w:gridCol w:w="404"/>
        <w:gridCol w:w="404"/>
      </w:tblGrid>
      <w:tr w:rsidR="009D29BC" w:rsidRPr="00003581" w:rsidTr="003B7FC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335" w:type="dxa"/>
            </w:tcMar>
            <w:vAlign w:val="bottom"/>
            <w:hideMark/>
          </w:tcPr>
          <w:p w:rsidR="009D29BC" w:rsidRPr="00003581" w:rsidRDefault="009D29BC" w:rsidP="003B7FC0">
            <w:pPr>
              <w:spacing w:before="167" w:after="251" w:line="240" w:lineRule="auto"/>
              <w:rPr>
                <w:rFonts w:ascii="Arial" w:eastAsia="Times New Roman" w:hAnsi="Arial" w:cs="Arial"/>
                <w:color w:val="666666"/>
                <w:sz w:val="20"/>
                <w:szCs w:val="20"/>
                <w:lang w:eastAsia="fr-FR"/>
              </w:rPr>
            </w:pPr>
            <w:r w:rsidRPr="00003581">
              <w:rPr>
                <w:rFonts w:ascii="Arial" w:eastAsia="Times New Roman" w:hAnsi="Arial" w:cs="Arial"/>
                <w:color w:val="666666"/>
                <w:sz w:val="20"/>
                <w:szCs w:val="20"/>
                <w:lang w:eastAsia="fr-FR"/>
              </w:rPr>
              <w:t>#</w:t>
            </w:r>
            <w:r>
              <w:rPr>
                <w:rFonts w:ascii="Arial" w:eastAsia="Times New Roman" w:hAnsi="Arial" w:cs="Arial"/>
                <w:noProof/>
                <w:color w:val="666666"/>
                <w:sz w:val="20"/>
                <w:szCs w:val="20"/>
                <w:lang w:eastAsia="fr-FR"/>
              </w:rPr>
              <w:drawing>
                <wp:inline distT="0" distB="0" distL="0" distR="0">
                  <wp:extent cx="148590" cy="148590"/>
                  <wp:effectExtent l="0" t="0" r="3810" b="0"/>
                  <wp:docPr id="2" name="Image 1" descr="A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de"/>
                          <pic:cNvPicPr>
                            <a:picLocks noChangeAspect="1" noChangeArrowheads="1"/>
                          </pic:cNvPicPr>
                        </pic:nvPicPr>
                        <pic:blipFill>
                          <a:blip r:embed="rId22"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335" w:type="dxa"/>
            </w:tcMar>
            <w:vAlign w:val="bottom"/>
            <w:hideMark/>
          </w:tcPr>
          <w:p w:rsidR="009D29BC" w:rsidRPr="00003581" w:rsidRDefault="009D29BC" w:rsidP="003B7FC0">
            <w:pPr>
              <w:spacing w:before="167" w:after="251" w:line="240" w:lineRule="auto"/>
              <w:rPr>
                <w:rFonts w:ascii="Arial" w:eastAsia="Times New Roman" w:hAnsi="Arial" w:cs="Arial"/>
                <w:color w:val="666666"/>
                <w:sz w:val="20"/>
                <w:szCs w:val="20"/>
                <w:lang w:eastAsia="fr-FR"/>
              </w:rPr>
            </w:pPr>
            <w:r w:rsidRPr="00003581">
              <w:rPr>
                <w:rFonts w:ascii="Arial" w:eastAsia="Times New Roman" w:hAnsi="Arial" w:cs="Arial"/>
                <w:color w:val="666666"/>
                <w:sz w:val="20"/>
                <w:szCs w:val="20"/>
                <w:lang w:eastAsia="fr-FR"/>
              </w:rPr>
              <w:t>espèce</w:t>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335" w:type="dxa"/>
            </w:tcMar>
            <w:vAlign w:val="bottom"/>
            <w:hideMark/>
          </w:tcPr>
          <w:p w:rsidR="009D29BC" w:rsidRPr="00003581" w:rsidRDefault="009D29BC" w:rsidP="003B7FC0">
            <w:pPr>
              <w:spacing w:before="167" w:after="251" w:line="240" w:lineRule="auto"/>
              <w:rPr>
                <w:rFonts w:ascii="Arial" w:eastAsia="Times New Roman" w:hAnsi="Arial" w:cs="Arial"/>
                <w:color w:val="666666"/>
                <w:sz w:val="20"/>
                <w:szCs w:val="20"/>
                <w:lang w:eastAsia="fr-FR"/>
              </w:rPr>
            </w:pPr>
            <w:r w:rsidRPr="00003581">
              <w:rPr>
                <w:rFonts w:ascii="Arial" w:eastAsia="Times New Roman" w:hAnsi="Arial" w:cs="Arial"/>
                <w:color w:val="666666"/>
                <w:sz w:val="20"/>
                <w:szCs w:val="20"/>
                <w:lang w:eastAsia="fr-FR"/>
              </w:rPr>
              <w:t>Première date</w:t>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335" w:type="dxa"/>
            </w:tcMar>
            <w:vAlign w:val="bottom"/>
            <w:hideMark/>
          </w:tcPr>
          <w:p w:rsidR="009D29BC" w:rsidRPr="00003581" w:rsidRDefault="009D29BC" w:rsidP="003B7FC0">
            <w:pPr>
              <w:spacing w:before="167" w:after="251" w:line="240" w:lineRule="auto"/>
              <w:rPr>
                <w:rFonts w:ascii="Arial" w:eastAsia="Times New Roman" w:hAnsi="Arial" w:cs="Arial"/>
                <w:color w:val="666666"/>
                <w:sz w:val="20"/>
                <w:szCs w:val="20"/>
                <w:lang w:eastAsia="fr-FR"/>
              </w:rPr>
            </w:pPr>
            <w:r w:rsidRPr="00003581">
              <w:rPr>
                <w:rFonts w:ascii="Arial" w:eastAsia="Times New Roman" w:hAnsi="Arial" w:cs="Arial"/>
                <w:color w:val="666666"/>
                <w:sz w:val="20"/>
                <w:szCs w:val="20"/>
                <w:lang w:eastAsia="fr-FR"/>
              </w:rPr>
              <w:t>nombre</w:t>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335" w:type="dxa"/>
            </w:tcMar>
            <w:vAlign w:val="bottom"/>
            <w:hideMark/>
          </w:tcPr>
          <w:p w:rsidR="009D29BC" w:rsidRPr="00003581" w:rsidRDefault="009D29BC" w:rsidP="003B7FC0">
            <w:pPr>
              <w:spacing w:before="167" w:after="251" w:line="240" w:lineRule="auto"/>
              <w:rPr>
                <w:rFonts w:ascii="Arial" w:eastAsia="Times New Roman" w:hAnsi="Arial" w:cs="Arial"/>
                <w:color w:val="666666"/>
                <w:sz w:val="20"/>
                <w:szCs w:val="20"/>
                <w:lang w:eastAsia="fr-FR"/>
              </w:rPr>
            </w:pPr>
            <w:r w:rsidRPr="00003581">
              <w:rPr>
                <w:rFonts w:ascii="Arial" w:eastAsia="Times New Roman" w:hAnsi="Arial" w:cs="Arial"/>
                <w:color w:val="666666"/>
                <w:sz w:val="20"/>
                <w:szCs w:val="20"/>
                <w:lang w:eastAsia="fr-FR"/>
              </w:rPr>
              <w:t>#</w:t>
            </w:r>
            <w:r>
              <w:rPr>
                <w:rFonts w:ascii="Arial" w:eastAsia="Times New Roman" w:hAnsi="Arial" w:cs="Arial"/>
                <w:noProof/>
                <w:color w:val="666666"/>
                <w:sz w:val="20"/>
                <w:szCs w:val="20"/>
                <w:lang w:eastAsia="fr-FR"/>
              </w:rPr>
              <w:drawing>
                <wp:inline distT="0" distB="0" distL="0" distR="0">
                  <wp:extent cx="148590" cy="148590"/>
                  <wp:effectExtent l="0" t="0" r="3810" b="0"/>
                  <wp:docPr id="3" name="Image 2" descr="A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de"/>
                          <pic:cNvPicPr>
                            <a:picLocks noChangeAspect="1" noChangeArrowheads="1"/>
                          </pic:cNvPicPr>
                        </pic:nvPicPr>
                        <pic:blipFill>
                          <a:blip r:embed="rId22"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335" w:type="dxa"/>
            </w:tcMar>
            <w:vAlign w:val="bottom"/>
            <w:hideMark/>
          </w:tcPr>
          <w:p w:rsidR="009D29BC" w:rsidRPr="00003581" w:rsidRDefault="009D29BC" w:rsidP="003B7FC0">
            <w:pPr>
              <w:spacing w:before="167" w:after="251" w:line="240" w:lineRule="auto"/>
              <w:rPr>
                <w:rFonts w:ascii="Arial" w:eastAsia="Times New Roman" w:hAnsi="Arial" w:cs="Arial"/>
                <w:color w:val="666666"/>
                <w:sz w:val="20"/>
                <w:szCs w:val="20"/>
                <w:lang w:eastAsia="fr-FR"/>
              </w:rPr>
            </w:pPr>
            <w:r w:rsidRPr="00003581">
              <w:rPr>
                <w:rFonts w:ascii="Arial" w:eastAsia="Times New Roman" w:hAnsi="Arial" w:cs="Arial"/>
                <w:color w:val="666666"/>
                <w:sz w:val="20"/>
                <w:szCs w:val="20"/>
                <w:lang w:eastAsia="fr-FR"/>
              </w:rPr>
              <w:t>Dernière date</w:t>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335" w:type="dxa"/>
            </w:tcMar>
            <w:vAlign w:val="bottom"/>
            <w:hideMark/>
          </w:tcPr>
          <w:p w:rsidR="009D29BC" w:rsidRPr="00003581" w:rsidRDefault="009D29BC" w:rsidP="003B7FC0">
            <w:pPr>
              <w:spacing w:before="167" w:after="251" w:line="240" w:lineRule="auto"/>
              <w:rPr>
                <w:rFonts w:ascii="Arial" w:eastAsia="Times New Roman" w:hAnsi="Arial" w:cs="Arial"/>
                <w:color w:val="666666"/>
                <w:sz w:val="20"/>
                <w:szCs w:val="20"/>
                <w:lang w:eastAsia="fr-FR"/>
              </w:rPr>
            </w:pPr>
            <w:r>
              <w:rPr>
                <w:rFonts w:ascii="Arial" w:eastAsia="Times New Roman" w:hAnsi="Arial" w:cs="Arial"/>
                <w:noProof/>
                <w:color w:val="666666"/>
                <w:sz w:val="20"/>
                <w:szCs w:val="20"/>
                <w:lang w:eastAsia="fr-FR"/>
              </w:rPr>
              <w:drawing>
                <wp:inline distT="0" distB="0" distL="0" distR="0">
                  <wp:extent cx="148590" cy="148590"/>
                  <wp:effectExtent l="19050" t="0" r="3810" b="0"/>
                  <wp:docPr id="4" name="Image 3"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oto"/>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335" w:type="dxa"/>
            </w:tcMar>
            <w:vAlign w:val="bottom"/>
            <w:hideMark/>
          </w:tcPr>
          <w:p w:rsidR="009D29BC" w:rsidRPr="00003581" w:rsidRDefault="009D29BC" w:rsidP="003B7FC0">
            <w:pPr>
              <w:spacing w:before="167" w:after="251" w:line="240" w:lineRule="auto"/>
              <w:rPr>
                <w:rFonts w:ascii="Arial" w:eastAsia="Times New Roman" w:hAnsi="Arial" w:cs="Arial"/>
                <w:color w:val="666666"/>
                <w:sz w:val="20"/>
                <w:szCs w:val="20"/>
                <w:lang w:eastAsia="fr-FR"/>
              </w:rPr>
            </w:pPr>
            <w:r>
              <w:rPr>
                <w:rFonts w:ascii="Arial" w:eastAsia="Times New Roman" w:hAnsi="Arial" w:cs="Arial"/>
                <w:noProof/>
                <w:color w:val="666666"/>
                <w:sz w:val="20"/>
                <w:szCs w:val="20"/>
                <w:lang w:eastAsia="fr-FR"/>
              </w:rPr>
              <w:drawing>
                <wp:inline distT="0" distB="0" distL="0" distR="0">
                  <wp:extent cx="148590" cy="148590"/>
                  <wp:effectExtent l="19050" t="0" r="3810" b="0"/>
                  <wp:docPr id="5" name="Image 4" descr="Chants / C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nts / Cris"/>
                          <pic:cNvPicPr>
                            <a:picLocks noChangeAspect="1" noChangeArrowheads="1"/>
                          </pic:cNvPicPr>
                        </pic:nvPicPr>
                        <pic:blipFill>
                          <a:blip r:embed="rId24"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67" w:type="dxa"/>
            </w:tcMar>
            <w:vAlign w:val="bottom"/>
            <w:hideMark/>
          </w:tcPr>
          <w:p w:rsidR="009D29BC" w:rsidRPr="00003581" w:rsidRDefault="009D29BC" w:rsidP="003B7FC0">
            <w:pPr>
              <w:spacing w:before="167" w:after="251" w:line="240" w:lineRule="auto"/>
              <w:jc w:val="right"/>
              <w:rPr>
                <w:rFonts w:ascii="Arial" w:eastAsia="Times New Roman" w:hAnsi="Arial" w:cs="Arial"/>
                <w:color w:val="666666"/>
                <w:sz w:val="16"/>
                <w:szCs w:val="16"/>
                <w:lang w:eastAsia="fr-FR"/>
              </w:rPr>
            </w:pPr>
            <w:r w:rsidRPr="00003581">
              <w:rPr>
                <w:rFonts w:ascii="Arial" w:eastAsia="Times New Roman" w:hAnsi="Arial" w:cs="Arial"/>
                <w:color w:val="666666"/>
                <w:sz w:val="16"/>
                <w:szCs w:val="16"/>
                <w:lang w:eastAsia="fr-FR"/>
              </w:rPr>
              <w:t> </w:t>
            </w:r>
          </w:p>
        </w:tc>
        <w:tc>
          <w:tcPr>
            <w:tcW w:w="0" w:type="auto"/>
            <w:tcBorders>
              <w:top w:val="single" w:sz="6" w:space="0" w:color="FFFFFF"/>
              <w:left w:val="single" w:sz="6" w:space="0" w:color="FFFFFF"/>
              <w:bottom w:val="single" w:sz="6" w:space="0" w:color="FFFFFF"/>
              <w:right w:val="single" w:sz="6" w:space="0" w:color="FFFFFF"/>
            </w:tcBorders>
            <w:shd w:val="clear" w:color="auto" w:fill="E6EEEE"/>
            <w:tcMar>
              <w:top w:w="67" w:type="dxa"/>
              <w:left w:w="67" w:type="dxa"/>
              <w:bottom w:w="67" w:type="dxa"/>
              <w:right w:w="67" w:type="dxa"/>
            </w:tcMar>
            <w:vAlign w:val="bottom"/>
            <w:hideMark/>
          </w:tcPr>
          <w:p w:rsidR="009D29BC" w:rsidRPr="00003581" w:rsidRDefault="009D29BC" w:rsidP="003B7FC0">
            <w:pPr>
              <w:spacing w:before="167" w:after="251" w:line="240" w:lineRule="auto"/>
              <w:jc w:val="right"/>
              <w:rPr>
                <w:rFonts w:ascii="Arial" w:eastAsia="Times New Roman" w:hAnsi="Arial" w:cs="Arial"/>
                <w:color w:val="666666"/>
                <w:sz w:val="16"/>
                <w:szCs w:val="16"/>
                <w:lang w:eastAsia="fr-FR"/>
              </w:rPr>
            </w:pPr>
            <w:r w:rsidRPr="00003581">
              <w:rPr>
                <w:rFonts w:ascii="Arial" w:eastAsia="Times New Roman" w:hAnsi="Arial" w:cs="Arial"/>
                <w:color w:val="666666"/>
                <w:sz w:val="16"/>
                <w:szCs w:val="16"/>
                <w:lang w:eastAsia="fr-FR"/>
              </w:rPr>
              <w:t> </w:t>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5" w:history="1">
              <w:r w:rsidR="009D29BC" w:rsidRPr="00003581">
                <w:rPr>
                  <w:rFonts w:ascii="Arial" w:eastAsia="Times New Roman" w:hAnsi="Arial" w:cs="Arial"/>
                  <w:color w:val="0066B2"/>
                  <w:sz w:val="20"/>
                  <w:lang w:eastAsia="fr-FR"/>
                </w:rPr>
                <w:t xml:space="preserve">Tadorne de Belon - </w:t>
              </w:r>
              <w:r w:rsidR="009D29BC" w:rsidRPr="00003581">
                <w:rPr>
                  <w:rFonts w:ascii="Arial" w:eastAsia="Times New Roman" w:hAnsi="Arial" w:cs="Arial"/>
                  <w:i/>
                  <w:iCs/>
                  <w:sz w:val="20"/>
                  <w:lang w:eastAsia="fr-FR"/>
                </w:rPr>
                <w:t>Tadorna tadorna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2016-01-31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 name="Image 5" descr="Photo">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hoto">
                            <a:hlinkClick r:id="rId26"/>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 name="Image 6" descr="Stat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ts">
                            <a:hlinkClick r:id="rId2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 name="Image 7" descr="Cart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te">
                            <a:hlinkClick r:id="rId2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1" w:history="1">
              <w:r w:rsidR="009D29BC" w:rsidRPr="00003581">
                <w:rPr>
                  <w:rFonts w:ascii="Arial" w:eastAsia="Times New Roman" w:hAnsi="Arial" w:cs="Arial"/>
                  <w:color w:val="0066B2"/>
                  <w:sz w:val="20"/>
                  <w:lang w:eastAsia="fr-FR"/>
                </w:rPr>
                <w:t xml:space="preserve">Sarcelle d'été - </w:t>
              </w:r>
              <w:r w:rsidR="009D29BC" w:rsidRPr="00003581">
                <w:rPr>
                  <w:rFonts w:ascii="Arial" w:eastAsia="Times New Roman" w:hAnsi="Arial" w:cs="Arial"/>
                  <w:i/>
                  <w:iCs/>
                  <w:sz w:val="20"/>
                  <w:lang w:eastAsia="fr-FR"/>
                </w:rPr>
                <w:t>Spatula querquedula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 name="Image 8" descr="Stat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ts">
                            <a:hlinkClick r:id="rId3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 name="Image 9" descr="Cart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rte">
                            <a:hlinkClick r:id="rId3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4" w:history="1">
              <w:r w:rsidR="009D29BC" w:rsidRPr="00003581">
                <w:rPr>
                  <w:rFonts w:ascii="Arial" w:eastAsia="Times New Roman" w:hAnsi="Arial" w:cs="Arial"/>
                  <w:color w:val="0066B2"/>
                  <w:sz w:val="20"/>
                  <w:lang w:eastAsia="fr-FR"/>
                </w:rPr>
                <w:t xml:space="preserve">Sarcelle à ailes bleues - </w:t>
              </w:r>
              <w:r w:rsidR="009D29BC" w:rsidRPr="00003581">
                <w:rPr>
                  <w:rFonts w:ascii="Arial" w:eastAsia="Times New Roman" w:hAnsi="Arial" w:cs="Arial"/>
                  <w:i/>
                  <w:iCs/>
                  <w:sz w:val="20"/>
                  <w:lang w:eastAsia="fr-FR"/>
                </w:rPr>
                <w:t>Spatula discors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2014-01-04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 name="Image 10" descr="Photo">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hoto">
                            <a:hlinkClick r:id="rId35"/>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 name="Image 11" descr="Stats">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ats">
                            <a:hlinkClick r:id="rId3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 name="Image 12" descr="Carte">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rte">
                            <a:hlinkClick r:id="rId3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8" w:history="1">
              <w:r w:rsidR="009D29BC" w:rsidRPr="00003581">
                <w:rPr>
                  <w:rFonts w:ascii="Arial" w:eastAsia="Times New Roman" w:hAnsi="Arial" w:cs="Arial"/>
                  <w:color w:val="0066B2"/>
                  <w:sz w:val="20"/>
                  <w:lang w:eastAsia="fr-FR"/>
                </w:rPr>
                <w:t xml:space="preserve">Canard souchet - </w:t>
              </w:r>
              <w:r w:rsidR="009D29BC" w:rsidRPr="00003581">
                <w:rPr>
                  <w:rFonts w:ascii="Arial" w:eastAsia="Times New Roman" w:hAnsi="Arial" w:cs="Arial"/>
                  <w:i/>
                  <w:iCs/>
                  <w:sz w:val="20"/>
                  <w:lang w:eastAsia="fr-FR"/>
                </w:rPr>
                <w:t>Spatula clypeata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2.332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 name="Image 13" descr="Photo">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hoto">
                            <a:hlinkClick r:id="rId39"/>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 name="Image 14" descr="Stats">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ats">
                            <a:hlinkClick r:id="rId4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 name="Image 15" descr="Cart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rte">
                            <a:hlinkClick r:id="rId4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2" w:history="1">
              <w:r w:rsidR="009D29BC" w:rsidRPr="00003581">
                <w:rPr>
                  <w:rFonts w:ascii="Arial" w:eastAsia="Times New Roman" w:hAnsi="Arial" w:cs="Arial"/>
                  <w:color w:val="0066B2"/>
                  <w:sz w:val="20"/>
                  <w:lang w:eastAsia="fr-FR"/>
                </w:rPr>
                <w:t xml:space="preserve">Canard chipeau - </w:t>
              </w:r>
              <w:r w:rsidR="009D29BC" w:rsidRPr="00003581">
                <w:rPr>
                  <w:rFonts w:ascii="Arial" w:eastAsia="Times New Roman" w:hAnsi="Arial" w:cs="Arial"/>
                  <w:i/>
                  <w:iCs/>
                  <w:sz w:val="20"/>
                  <w:lang w:eastAsia="fr-FR"/>
                </w:rPr>
                <w:t>Mareca strepera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 name="Image 16" descr="Stats">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ats">
                            <a:hlinkClick r:id="rId43"/>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 name="Image 17" descr="Carte">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rte">
                            <a:hlinkClick r:id="rId44"/>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5" w:history="1">
              <w:r w:rsidR="009D29BC" w:rsidRPr="00003581">
                <w:rPr>
                  <w:rFonts w:ascii="Arial" w:eastAsia="Times New Roman" w:hAnsi="Arial" w:cs="Arial"/>
                  <w:color w:val="0066B2"/>
                  <w:sz w:val="20"/>
                  <w:lang w:eastAsia="fr-FR"/>
                </w:rPr>
                <w:t xml:space="preserve">Canard siffleur - </w:t>
              </w:r>
              <w:r w:rsidR="009D29BC" w:rsidRPr="00003581">
                <w:rPr>
                  <w:rFonts w:ascii="Arial" w:eastAsia="Times New Roman" w:hAnsi="Arial" w:cs="Arial"/>
                  <w:i/>
                  <w:iCs/>
                  <w:sz w:val="20"/>
                  <w:lang w:eastAsia="fr-FR"/>
                </w:rPr>
                <w:t>Mareca penelope</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2013-12-14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 name="Image 18" descr="Photo">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hoto">
                            <a:hlinkClick r:id="rId46"/>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 name="Image 19" descr="Stats">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ats">
                            <a:hlinkClick r:id="rId4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 name="Image 20" descr="Carte">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te">
                            <a:hlinkClick r:id="rId4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9" w:history="1">
              <w:r w:rsidR="009D29BC" w:rsidRPr="00003581">
                <w:rPr>
                  <w:rFonts w:ascii="Arial" w:eastAsia="Times New Roman" w:hAnsi="Arial" w:cs="Arial"/>
                  <w:color w:val="0066B2"/>
                  <w:sz w:val="20"/>
                  <w:lang w:eastAsia="fr-FR"/>
                </w:rPr>
                <w:t xml:space="preserve">Canard colvert - </w:t>
              </w:r>
              <w:r w:rsidR="009D29BC" w:rsidRPr="00003581">
                <w:rPr>
                  <w:rFonts w:ascii="Arial" w:eastAsia="Times New Roman" w:hAnsi="Arial" w:cs="Arial"/>
                  <w:i/>
                  <w:iCs/>
                  <w:sz w:val="20"/>
                  <w:lang w:eastAsia="fr-FR"/>
                </w:rPr>
                <w:t>Anas platyrhynchos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8.320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 name="Image 21" descr="Photo">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hoto">
                            <a:hlinkClick r:id="rId50"/>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 name="Image 22" descr="Stats">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ats">
                            <a:hlinkClick r:id="rId5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 name="Image 23" descr="Carte">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rte">
                            <a:hlinkClick r:id="rId5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3" w:history="1">
              <w:r w:rsidR="009D29BC" w:rsidRPr="00003581">
                <w:rPr>
                  <w:rFonts w:ascii="Arial" w:eastAsia="Times New Roman" w:hAnsi="Arial" w:cs="Arial"/>
                  <w:color w:val="0066B2"/>
                  <w:sz w:val="20"/>
                  <w:lang w:eastAsia="fr-FR"/>
                </w:rPr>
                <w:t xml:space="preserve">Canard pilet - </w:t>
              </w:r>
              <w:r w:rsidR="009D29BC" w:rsidRPr="00003581">
                <w:rPr>
                  <w:rFonts w:ascii="Arial" w:eastAsia="Times New Roman" w:hAnsi="Arial" w:cs="Arial"/>
                  <w:i/>
                  <w:iCs/>
                  <w:sz w:val="20"/>
                  <w:lang w:eastAsia="fr-FR"/>
                </w:rPr>
                <w:t xml:space="preserve">Anas </w:t>
              </w:r>
              <w:r w:rsidR="009D29BC" w:rsidRPr="00003581">
                <w:rPr>
                  <w:rFonts w:ascii="Arial" w:eastAsia="Times New Roman" w:hAnsi="Arial" w:cs="Arial"/>
                  <w:i/>
                  <w:iCs/>
                  <w:sz w:val="20"/>
                  <w:lang w:eastAsia="fr-FR"/>
                </w:rPr>
                <w:lastRenderedPageBreak/>
                <w:t>acuta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2014-03-01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 name="Image 24" descr="Stats">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ats">
                            <a:hlinkClick r:id="rId5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 name="Image 25" descr="Carte">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rte">
                            <a:hlinkClick r:id="rId5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6" w:history="1">
              <w:r w:rsidR="009D29BC" w:rsidRPr="00003581">
                <w:rPr>
                  <w:rFonts w:ascii="Arial" w:eastAsia="Times New Roman" w:hAnsi="Arial" w:cs="Arial"/>
                  <w:color w:val="0066B2"/>
                  <w:sz w:val="20"/>
                  <w:lang w:eastAsia="fr-FR"/>
                </w:rPr>
                <w:t xml:space="preserve">Sarcelle d'hiver - </w:t>
              </w:r>
              <w:r w:rsidR="009D29BC" w:rsidRPr="00003581">
                <w:rPr>
                  <w:rFonts w:ascii="Arial" w:eastAsia="Times New Roman" w:hAnsi="Arial" w:cs="Arial"/>
                  <w:i/>
                  <w:iCs/>
                  <w:sz w:val="20"/>
                  <w:lang w:eastAsia="fr-FR"/>
                </w:rPr>
                <w:t>Anas crecca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 name="Image 26" descr="Photo">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hoto">
                            <a:hlinkClick r:id="rId5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 name="Image 27" descr="Stats">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ats">
                            <a:hlinkClick r:id="rId5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 name="Image 28" descr="Cart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rte">
                            <a:hlinkClick r:id="rId5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0" w:history="1">
              <w:r w:rsidR="009D29BC" w:rsidRPr="00003581">
                <w:rPr>
                  <w:rFonts w:ascii="Arial" w:eastAsia="Times New Roman" w:hAnsi="Arial" w:cs="Arial"/>
                  <w:color w:val="FF0000"/>
                  <w:sz w:val="20"/>
                  <w:lang w:eastAsia="fr-FR"/>
                </w:rPr>
                <w:t xml:space="preserve">Sarcelle marbrée - </w:t>
              </w:r>
              <w:r w:rsidR="009D29BC" w:rsidRPr="00003581">
                <w:rPr>
                  <w:rFonts w:ascii="Arial" w:eastAsia="Times New Roman" w:hAnsi="Arial" w:cs="Arial"/>
                  <w:i/>
                  <w:iCs/>
                  <w:color w:val="FF0000"/>
                  <w:sz w:val="20"/>
                  <w:lang w:eastAsia="fr-FR"/>
                </w:rPr>
                <w:t>Marmaronetta angustirostris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2018-01-05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 name="Image 29" descr="Photo">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hoto">
                            <a:hlinkClick r:id="rId6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 name="Image 30" descr="Stats">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tats">
                            <a:hlinkClick r:id="rId6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 name="Image 31" descr="Cart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rte">
                            <a:hlinkClick r:id="rId6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4" w:history="1">
              <w:r w:rsidR="009D29BC" w:rsidRPr="00003581">
                <w:rPr>
                  <w:rFonts w:ascii="Arial" w:eastAsia="Times New Roman" w:hAnsi="Arial" w:cs="Arial"/>
                  <w:color w:val="0066B2"/>
                  <w:sz w:val="20"/>
                  <w:lang w:eastAsia="fr-FR"/>
                </w:rPr>
                <w:t xml:space="preserve">Nette rousse - </w:t>
              </w:r>
              <w:r w:rsidR="009D29BC" w:rsidRPr="00003581">
                <w:rPr>
                  <w:rFonts w:ascii="Arial" w:eastAsia="Times New Roman" w:hAnsi="Arial" w:cs="Arial"/>
                  <w:i/>
                  <w:iCs/>
                  <w:sz w:val="20"/>
                  <w:lang w:eastAsia="fr-FR"/>
                </w:rPr>
                <w:t>Netta rufina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 name="Image 32" descr="Photo">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hoto">
                            <a:hlinkClick r:id="rId65"/>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 name="Image 33" descr="Stats">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ats">
                            <a:hlinkClick r:id="rId6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 name="Image 34" descr="Carte">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arte">
                            <a:hlinkClick r:id="rId6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8" w:history="1">
              <w:r w:rsidR="009D29BC" w:rsidRPr="00003581">
                <w:rPr>
                  <w:rFonts w:ascii="Arial" w:eastAsia="Times New Roman" w:hAnsi="Arial" w:cs="Arial"/>
                  <w:color w:val="0066B2"/>
                  <w:sz w:val="20"/>
                  <w:lang w:eastAsia="fr-FR"/>
                </w:rPr>
                <w:t xml:space="preserve">Fuligule milouin - </w:t>
              </w:r>
              <w:r w:rsidR="009D29BC" w:rsidRPr="00003581">
                <w:rPr>
                  <w:rFonts w:ascii="Arial" w:eastAsia="Times New Roman" w:hAnsi="Arial" w:cs="Arial"/>
                  <w:i/>
                  <w:iCs/>
                  <w:sz w:val="20"/>
                  <w:lang w:eastAsia="fr-FR"/>
                </w:rPr>
                <w:t>Aythya ferina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2018-03-11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 name="Image 35" descr="Stats">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tats">
                            <a:hlinkClick r:id="rId6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 name="Image 36" descr="Carte">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arte">
                            <a:hlinkClick r:id="rId7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71" w:history="1">
              <w:r w:rsidR="009D29BC" w:rsidRPr="00003581">
                <w:rPr>
                  <w:rFonts w:ascii="Arial" w:eastAsia="Times New Roman" w:hAnsi="Arial" w:cs="Arial"/>
                  <w:color w:val="0066B2"/>
                  <w:sz w:val="20"/>
                  <w:lang w:eastAsia="fr-FR"/>
                </w:rPr>
                <w:t xml:space="preserve">Fuligule nyroca - </w:t>
              </w:r>
              <w:r w:rsidR="009D29BC" w:rsidRPr="00003581">
                <w:rPr>
                  <w:rFonts w:ascii="Arial" w:eastAsia="Times New Roman" w:hAnsi="Arial" w:cs="Arial"/>
                  <w:i/>
                  <w:iCs/>
                  <w:sz w:val="20"/>
                  <w:lang w:eastAsia="fr-FR"/>
                </w:rPr>
                <w:t>Aythya nyroca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 name="Image 37" descr="Photo">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hoto">
                            <a:hlinkClick r:id="rId72"/>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 name="Image 38" descr="Stats">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tats">
                            <a:hlinkClick r:id="rId73"/>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 name="Image 39" descr="Carte">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rte">
                            <a:hlinkClick r:id="rId74"/>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75" w:history="1">
              <w:r w:rsidR="009D29BC" w:rsidRPr="00003581">
                <w:rPr>
                  <w:rFonts w:ascii="Arial" w:eastAsia="Times New Roman" w:hAnsi="Arial" w:cs="Arial"/>
                  <w:color w:val="0066B2"/>
                  <w:sz w:val="20"/>
                  <w:lang w:eastAsia="fr-FR"/>
                </w:rPr>
                <w:t xml:space="preserve">Macreuse noire - </w:t>
              </w:r>
              <w:r w:rsidR="009D29BC" w:rsidRPr="00003581">
                <w:rPr>
                  <w:rFonts w:ascii="Arial" w:eastAsia="Times New Roman" w:hAnsi="Arial" w:cs="Arial"/>
                  <w:i/>
                  <w:iCs/>
                  <w:sz w:val="20"/>
                  <w:lang w:eastAsia="fr-FR"/>
                </w:rPr>
                <w:t>Melanitta nigra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 name="Image 40" descr="Stats">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tats">
                            <a:hlinkClick r:id="rId7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 name="Image 41" descr="Carte">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rte">
                            <a:hlinkClick r:id="rId7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78" w:history="1">
              <w:r w:rsidR="009D29BC" w:rsidRPr="00003581">
                <w:rPr>
                  <w:rFonts w:ascii="Arial" w:eastAsia="Times New Roman" w:hAnsi="Arial" w:cs="Arial"/>
                  <w:color w:val="0066B2"/>
                  <w:sz w:val="20"/>
                  <w:lang w:eastAsia="fr-FR"/>
                </w:rPr>
                <w:t xml:space="preserve">Perdrix gambra - </w:t>
              </w:r>
              <w:r w:rsidR="009D29BC" w:rsidRPr="00003581">
                <w:rPr>
                  <w:rFonts w:ascii="Arial" w:eastAsia="Times New Roman" w:hAnsi="Arial" w:cs="Arial"/>
                  <w:i/>
                  <w:iCs/>
                  <w:sz w:val="20"/>
                  <w:lang w:eastAsia="fr-FR"/>
                </w:rPr>
                <w:t>Alectoris barbara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 name="Image 42" descr="Stats">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tats">
                            <a:hlinkClick r:id="rId7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6" name="Image 43" descr="Carte">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rte">
                            <a:hlinkClick r:id="rId8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81" w:history="1">
              <w:r w:rsidR="009D29BC" w:rsidRPr="00003581">
                <w:rPr>
                  <w:rFonts w:ascii="Arial" w:eastAsia="Times New Roman" w:hAnsi="Arial" w:cs="Arial"/>
                  <w:color w:val="0066B2"/>
                  <w:sz w:val="20"/>
                  <w:lang w:eastAsia="fr-FR"/>
                </w:rPr>
                <w:t xml:space="preserve">Caille des blés - </w:t>
              </w:r>
              <w:r w:rsidR="009D29BC" w:rsidRPr="00003581">
                <w:rPr>
                  <w:rFonts w:ascii="Arial" w:eastAsia="Times New Roman" w:hAnsi="Arial" w:cs="Arial"/>
                  <w:i/>
                  <w:iCs/>
                  <w:sz w:val="20"/>
                  <w:lang w:eastAsia="fr-FR"/>
                </w:rPr>
                <w:t>Coturnix coturnix</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2017-07-03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7" name="Image 44" descr="Stats">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tats">
                            <a:hlinkClick r:id="rId8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8" name="Image 45" descr="Carte">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rte">
                            <a:hlinkClick r:id="rId8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84" w:history="1">
              <w:r w:rsidR="009D29BC" w:rsidRPr="00003581">
                <w:rPr>
                  <w:rFonts w:ascii="Arial" w:eastAsia="Times New Roman" w:hAnsi="Arial" w:cs="Arial"/>
                  <w:color w:val="0066B2"/>
                  <w:sz w:val="20"/>
                  <w:lang w:eastAsia="fr-FR"/>
                </w:rPr>
                <w:t xml:space="preserve">Puffin cendré - </w:t>
              </w:r>
              <w:r w:rsidR="009D29BC" w:rsidRPr="00003581">
                <w:rPr>
                  <w:rFonts w:ascii="Arial" w:eastAsia="Times New Roman" w:hAnsi="Arial" w:cs="Arial"/>
                  <w:i/>
                  <w:iCs/>
                  <w:sz w:val="20"/>
                  <w:lang w:eastAsia="fr-FR"/>
                </w:rPr>
                <w:t>Calonectris borealis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9" name="Image 46" descr="Stats">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tats">
                            <a:hlinkClick r:id="rId8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0" name="Image 47" descr="Carte">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arte">
                            <a:hlinkClick r:id="rId8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87" w:history="1">
              <w:r w:rsidR="009D29BC" w:rsidRPr="00003581">
                <w:rPr>
                  <w:rFonts w:ascii="Arial" w:eastAsia="Times New Roman" w:hAnsi="Arial" w:cs="Arial"/>
                  <w:color w:val="0066B2"/>
                  <w:sz w:val="20"/>
                  <w:lang w:eastAsia="fr-FR"/>
                </w:rPr>
                <w:t xml:space="preserve">Grèbe castagneux - </w:t>
              </w:r>
              <w:r w:rsidR="009D29BC" w:rsidRPr="00003581">
                <w:rPr>
                  <w:rFonts w:ascii="Arial" w:eastAsia="Times New Roman" w:hAnsi="Arial" w:cs="Arial"/>
                  <w:i/>
                  <w:iCs/>
                  <w:sz w:val="20"/>
                  <w:lang w:eastAsia="fr-FR"/>
                </w:rPr>
                <w:t>Tachybaptus ruficollis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1.852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1" name="Image 48" descr="Stats">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tats">
                            <a:hlinkClick r:id="rId8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2" name="Image 49" descr="Carte">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arte">
                            <a:hlinkClick r:id="rId8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90" w:history="1">
              <w:r w:rsidR="009D29BC" w:rsidRPr="00003581">
                <w:rPr>
                  <w:rFonts w:ascii="Arial" w:eastAsia="Times New Roman" w:hAnsi="Arial" w:cs="Arial"/>
                  <w:color w:val="0066B2"/>
                  <w:sz w:val="20"/>
                  <w:lang w:eastAsia="fr-FR"/>
                </w:rPr>
                <w:t xml:space="preserve">Flamant rose - </w:t>
              </w:r>
              <w:r w:rsidR="009D29BC" w:rsidRPr="00003581">
                <w:rPr>
                  <w:rFonts w:ascii="Arial" w:eastAsia="Times New Roman" w:hAnsi="Arial" w:cs="Arial"/>
                  <w:i/>
                  <w:iCs/>
                  <w:sz w:val="20"/>
                  <w:lang w:eastAsia="fr-FR"/>
                </w:rPr>
                <w:t>Phoenicopterus roseus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3" name="Image 50" descr="Photo">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hoto">
                            <a:hlinkClick r:id="rId9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4" name="Image 51" descr="Stats">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tats">
                            <a:hlinkClick r:id="rId9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5" name="Image 52" descr="Carte">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arte">
                            <a:hlinkClick r:id="rId9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20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94" w:history="1">
              <w:r w:rsidR="009D29BC" w:rsidRPr="00003581">
                <w:rPr>
                  <w:rFonts w:ascii="Arial" w:eastAsia="Times New Roman" w:hAnsi="Arial" w:cs="Arial"/>
                  <w:color w:val="0066B2"/>
                  <w:sz w:val="20"/>
                  <w:lang w:eastAsia="fr-FR"/>
                </w:rPr>
                <w:t xml:space="preserve">Cigogne noire - </w:t>
              </w:r>
              <w:r w:rsidR="009D29BC" w:rsidRPr="00003581">
                <w:rPr>
                  <w:rFonts w:ascii="Arial" w:eastAsia="Times New Roman" w:hAnsi="Arial" w:cs="Arial"/>
                  <w:i/>
                  <w:iCs/>
                  <w:sz w:val="20"/>
                  <w:lang w:eastAsia="fr-FR"/>
                </w:rPr>
                <w:t>Ciconia nigra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2017-02-18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2017-02-18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6" name="Image 53" descr="Stats">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tats">
                            <a:hlinkClick r:id="rId9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7" name="Image 54" descr="Carte">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arte">
                            <a:hlinkClick r:id="rId9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97" w:history="1">
              <w:r w:rsidR="009D29BC" w:rsidRPr="00003581">
                <w:rPr>
                  <w:rFonts w:ascii="Arial" w:eastAsia="Times New Roman" w:hAnsi="Arial" w:cs="Arial"/>
                  <w:color w:val="0066B2"/>
                  <w:sz w:val="20"/>
                  <w:lang w:eastAsia="fr-FR"/>
                </w:rPr>
                <w:t xml:space="preserve">Cigogne blanche - </w:t>
              </w:r>
              <w:r w:rsidR="009D29BC" w:rsidRPr="00003581">
                <w:rPr>
                  <w:rFonts w:ascii="Arial" w:eastAsia="Times New Roman" w:hAnsi="Arial" w:cs="Arial"/>
                  <w:i/>
                  <w:iCs/>
                  <w:sz w:val="20"/>
                  <w:lang w:eastAsia="fr-FR"/>
                </w:rPr>
                <w:t>Ciconia ciconia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2017-02-18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8" name="Image 55" descr="Stats">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tats">
                            <a:hlinkClick r:id="rId9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59" name="Image 56" descr="Carte">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arte">
                            <a:hlinkClick r:id="rId9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00" w:history="1">
              <w:r w:rsidR="009D29BC" w:rsidRPr="00003581">
                <w:rPr>
                  <w:rFonts w:ascii="Arial" w:eastAsia="Times New Roman" w:hAnsi="Arial" w:cs="Arial"/>
                  <w:color w:val="0066B2"/>
                  <w:sz w:val="20"/>
                  <w:lang w:eastAsia="fr-FR"/>
                </w:rPr>
                <w:t xml:space="preserve">Ibis falcinelle - </w:t>
              </w:r>
              <w:r w:rsidR="009D29BC" w:rsidRPr="00003581">
                <w:rPr>
                  <w:rFonts w:ascii="Arial" w:eastAsia="Times New Roman" w:hAnsi="Arial" w:cs="Arial"/>
                  <w:i/>
                  <w:iCs/>
                  <w:sz w:val="20"/>
                  <w:lang w:eastAsia="fr-FR"/>
                </w:rPr>
                <w:t>Plegadis falcinellus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9.952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0" name="Image 57" descr="Photo">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hoto">
                            <a:hlinkClick r:id="rId10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1" name="Image 58" descr="Stats">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tats">
                            <a:hlinkClick r:id="rId10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2" name="Image 59" descr="Carte">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arte">
                            <a:hlinkClick r:id="rId10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04" w:history="1">
              <w:r w:rsidR="009D29BC" w:rsidRPr="00003581">
                <w:rPr>
                  <w:rFonts w:ascii="Arial" w:eastAsia="Times New Roman" w:hAnsi="Arial" w:cs="Arial"/>
                  <w:color w:val="0066B2"/>
                  <w:sz w:val="20"/>
                  <w:lang w:eastAsia="fr-FR"/>
                </w:rPr>
                <w:t xml:space="preserve">Spatule blanche - </w:t>
              </w:r>
              <w:r w:rsidR="009D29BC" w:rsidRPr="00003581">
                <w:rPr>
                  <w:rFonts w:ascii="Arial" w:eastAsia="Times New Roman" w:hAnsi="Arial" w:cs="Arial"/>
                  <w:i/>
                  <w:iCs/>
                  <w:sz w:val="20"/>
                  <w:lang w:eastAsia="fr-FR"/>
                </w:rPr>
                <w:t>Platalea leucorodia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745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3" name="Image 60" descr="Photo">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hoto">
                            <a:hlinkClick r:id="rId105"/>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4" name="Image 61" descr="Stats">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ats">
                            <a:hlinkClick r:id="rId10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5" name="Image 62" descr="Carte">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arte">
                            <a:hlinkClick r:id="rId10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08" w:history="1">
              <w:r w:rsidR="009D29BC" w:rsidRPr="00003581">
                <w:rPr>
                  <w:rFonts w:ascii="Arial" w:eastAsia="Times New Roman" w:hAnsi="Arial" w:cs="Arial"/>
                  <w:color w:val="0066B2"/>
                  <w:sz w:val="20"/>
                  <w:lang w:eastAsia="fr-FR"/>
                </w:rPr>
                <w:t xml:space="preserve">Blongios nain - </w:t>
              </w:r>
              <w:r w:rsidR="009D29BC" w:rsidRPr="00003581">
                <w:rPr>
                  <w:rFonts w:ascii="Arial" w:eastAsia="Times New Roman" w:hAnsi="Arial" w:cs="Arial"/>
                  <w:i/>
                  <w:iCs/>
                  <w:sz w:val="20"/>
                  <w:lang w:eastAsia="fr-FR"/>
                </w:rPr>
                <w:t>Ixobrychus minutus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2018-06-23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6" name="Image 63" descr="Photo">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hoto">
                            <a:hlinkClick r:id="rId109"/>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7" name="Image 64" descr="Stats">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tats">
                            <a:hlinkClick r:id="rId11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8" name="Image 65" descr="Carte">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arte">
                            <a:hlinkClick r:id="rId11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12" w:history="1">
              <w:r w:rsidR="009D29BC" w:rsidRPr="00003581">
                <w:rPr>
                  <w:rFonts w:ascii="Arial" w:eastAsia="Times New Roman" w:hAnsi="Arial" w:cs="Arial"/>
                  <w:color w:val="0066B2"/>
                  <w:sz w:val="20"/>
                  <w:lang w:eastAsia="fr-FR"/>
                </w:rPr>
                <w:t xml:space="preserve">Bihoreau gris - </w:t>
              </w:r>
              <w:r w:rsidR="009D29BC" w:rsidRPr="00003581">
                <w:rPr>
                  <w:rFonts w:ascii="Arial" w:eastAsia="Times New Roman" w:hAnsi="Arial" w:cs="Arial"/>
                  <w:i/>
                  <w:iCs/>
                  <w:sz w:val="20"/>
                  <w:lang w:eastAsia="fr-FR"/>
                </w:rPr>
                <w:t>Nycticorax nycticorax</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353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69" name="Image 66" descr="Photo">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hoto">
                            <a:hlinkClick r:id="rId11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0" name="Image 67" descr="Stats">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tats">
                            <a:hlinkClick r:id="rId11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1" name="Image 68" descr="Carte">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arte">
                            <a:hlinkClick r:id="rId11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16" w:history="1">
              <w:r w:rsidR="009D29BC" w:rsidRPr="00003581">
                <w:rPr>
                  <w:rFonts w:ascii="Arial" w:eastAsia="Times New Roman" w:hAnsi="Arial" w:cs="Arial"/>
                  <w:color w:val="0066B2"/>
                  <w:sz w:val="20"/>
                  <w:lang w:eastAsia="fr-FR"/>
                </w:rPr>
                <w:t xml:space="preserve">Crabier chevelu - </w:t>
              </w:r>
              <w:r w:rsidR="009D29BC" w:rsidRPr="00003581">
                <w:rPr>
                  <w:rFonts w:ascii="Arial" w:eastAsia="Times New Roman" w:hAnsi="Arial" w:cs="Arial"/>
                  <w:i/>
                  <w:iCs/>
                  <w:sz w:val="20"/>
                  <w:lang w:eastAsia="fr-FR"/>
                </w:rPr>
                <w:t>Ardeola ralloides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2" name="Image 69" descr="Photo">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hoto">
                            <a:hlinkClick r:id="rId11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3" name="Image 70" descr="Stats">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tats">
                            <a:hlinkClick r:id="rId11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4" name="Image 71" descr="Carte">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arte">
                            <a:hlinkClick r:id="rId11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20" w:history="1">
              <w:r w:rsidR="009D29BC" w:rsidRPr="00003581">
                <w:rPr>
                  <w:rFonts w:ascii="Arial" w:eastAsia="Times New Roman" w:hAnsi="Arial" w:cs="Arial"/>
                  <w:color w:val="0066B2"/>
                  <w:sz w:val="20"/>
                  <w:lang w:eastAsia="fr-FR"/>
                </w:rPr>
                <w:t xml:space="preserve">Héron garde-boeufs - </w:t>
              </w:r>
              <w:r w:rsidR="009D29BC" w:rsidRPr="00003581">
                <w:rPr>
                  <w:rFonts w:ascii="Arial" w:eastAsia="Times New Roman" w:hAnsi="Arial" w:cs="Arial"/>
                  <w:i/>
                  <w:iCs/>
                  <w:sz w:val="20"/>
                  <w:lang w:eastAsia="fr-FR"/>
                </w:rPr>
                <w:t>Bubulcus ibis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8.912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5" name="Image 72" descr="Photo">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hoto">
                            <a:hlinkClick r:id="rId12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6" name="Image 73" descr="Stats">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tats">
                            <a:hlinkClick r:id="rId12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7" name="Image 74" descr="Carte">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arte">
                            <a:hlinkClick r:id="rId12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24" w:history="1">
              <w:r w:rsidR="009D29BC" w:rsidRPr="00003581">
                <w:rPr>
                  <w:rFonts w:ascii="Arial" w:eastAsia="Times New Roman" w:hAnsi="Arial" w:cs="Arial"/>
                  <w:color w:val="0066B2"/>
                  <w:sz w:val="20"/>
                  <w:lang w:eastAsia="fr-FR"/>
                </w:rPr>
                <w:t xml:space="preserve">Héron cendré - </w:t>
              </w:r>
              <w:r w:rsidR="009D29BC" w:rsidRPr="00003581">
                <w:rPr>
                  <w:rFonts w:ascii="Arial" w:eastAsia="Times New Roman" w:hAnsi="Arial" w:cs="Arial"/>
                  <w:i/>
                  <w:iCs/>
                  <w:sz w:val="20"/>
                  <w:lang w:eastAsia="fr-FR"/>
                </w:rPr>
                <w:t>Ardea cinerea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8" name="Image 75" descr="Stats">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tats">
                            <a:hlinkClick r:id="rId12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79" name="Image 76" descr="Carte">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arte">
                            <a:hlinkClick r:id="rId12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27" w:history="1">
              <w:r w:rsidR="009D29BC" w:rsidRPr="00003581">
                <w:rPr>
                  <w:rFonts w:ascii="Arial" w:eastAsia="Times New Roman" w:hAnsi="Arial" w:cs="Arial"/>
                  <w:color w:val="0066B2"/>
                  <w:sz w:val="20"/>
                  <w:lang w:eastAsia="fr-FR"/>
                </w:rPr>
                <w:t xml:space="preserve">Héron pourpré - </w:t>
              </w:r>
              <w:r w:rsidR="009D29BC" w:rsidRPr="00003581">
                <w:rPr>
                  <w:rFonts w:ascii="Arial" w:eastAsia="Times New Roman" w:hAnsi="Arial" w:cs="Arial"/>
                  <w:i/>
                  <w:iCs/>
                  <w:sz w:val="20"/>
                  <w:lang w:eastAsia="fr-FR"/>
                </w:rPr>
                <w:t>Ardea purpurea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2012-06-17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0" name="Image 77" descr="Photo">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hoto">
                            <a:hlinkClick r:id="rId128"/>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1" name="Image 78" descr="Stats">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tats">
                            <a:hlinkClick r:id="rId12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2" name="Image 79" descr="Carte">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arte">
                            <a:hlinkClick r:id="rId13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31" w:history="1">
              <w:r w:rsidR="009D29BC" w:rsidRPr="00003581">
                <w:rPr>
                  <w:rFonts w:ascii="Arial" w:eastAsia="Times New Roman" w:hAnsi="Arial" w:cs="Arial"/>
                  <w:color w:val="0066B2"/>
                  <w:sz w:val="20"/>
                  <w:lang w:eastAsia="fr-FR"/>
                </w:rPr>
                <w:t xml:space="preserve">Grande Aigrette - </w:t>
              </w:r>
              <w:r w:rsidR="009D29BC" w:rsidRPr="00003581">
                <w:rPr>
                  <w:rFonts w:ascii="Arial" w:eastAsia="Times New Roman" w:hAnsi="Arial" w:cs="Arial"/>
                  <w:i/>
                  <w:iCs/>
                  <w:sz w:val="20"/>
                  <w:lang w:eastAsia="fr-FR"/>
                </w:rPr>
                <w:t>Ardea alba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2016-04-22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2016-04-22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3" name="Image 80" descr="Stats">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tats">
                            <a:hlinkClick r:id="rId13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4" name="Image 81" descr="Carte">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arte">
                            <a:hlinkClick r:id="rId13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34" w:history="1">
              <w:r w:rsidR="009D29BC" w:rsidRPr="00003581">
                <w:rPr>
                  <w:rFonts w:ascii="Arial" w:eastAsia="Times New Roman" w:hAnsi="Arial" w:cs="Arial"/>
                  <w:color w:val="0066B2"/>
                  <w:sz w:val="20"/>
                  <w:lang w:eastAsia="fr-FR"/>
                </w:rPr>
                <w:t xml:space="preserve">Aigrette garzette - </w:t>
              </w:r>
              <w:r w:rsidR="009D29BC" w:rsidRPr="00003581">
                <w:rPr>
                  <w:rFonts w:ascii="Arial" w:eastAsia="Times New Roman" w:hAnsi="Arial" w:cs="Arial"/>
                  <w:i/>
                  <w:iCs/>
                  <w:sz w:val="20"/>
                  <w:lang w:eastAsia="fr-FR"/>
                </w:rPr>
                <w:t>Egretta garzetta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1.241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5" name="Image 82" descr="Stats">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tats">
                            <a:hlinkClick r:id="rId13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6" name="Image 83" descr="Carte">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rte">
                            <a:hlinkClick r:id="rId13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37" w:history="1">
              <w:r w:rsidR="009D29BC" w:rsidRPr="00003581">
                <w:rPr>
                  <w:rFonts w:ascii="Arial" w:eastAsia="Times New Roman" w:hAnsi="Arial" w:cs="Arial"/>
                  <w:color w:val="0066B2"/>
                  <w:sz w:val="20"/>
                  <w:lang w:eastAsia="fr-FR"/>
                </w:rPr>
                <w:t xml:space="preserve">Aigrette à gorge blanche - </w:t>
              </w:r>
              <w:r w:rsidR="009D29BC" w:rsidRPr="00003581">
                <w:rPr>
                  <w:rFonts w:ascii="Arial" w:eastAsia="Times New Roman" w:hAnsi="Arial" w:cs="Arial"/>
                  <w:i/>
                  <w:iCs/>
                  <w:sz w:val="20"/>
                  <w:lang w:eastAsia="fr-FR"/>
                </w:rPr>
                <w:t xml:space="preserve">Egretta </w:t>
              </w:r>
              <w:r w:rsidR="009D29BC" w:rsidRPr="00003581">
                <w:rPr>
                  <w:rFonts w:ascii="Arial" w:eastAsia="Times New Roman" w:hAnsi="Arial" w:cs="Arial"/>
                  <w:i/>
                  <w:iCs/>
                  <w:sz w:val="20"/>
                  <w:lang w:eastAsia="fr-FR"/>
                </w:rPr>
                <w:lastRenderedPageBreak/>
                <w:t>gularis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2017-05-28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2017-06-18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7" name="Image 84" descr="Photo">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hoto">
                            <a:hlinkClick r:id="rId138"/>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8" name="Image 85" descr="Stats">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tats">
                            <a:hlinkClick r:id="rId13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89" name="Image 86" descr="Carte">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arte">
                            <a:hlinkClick r:id="rId14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33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41" w:history="1">
              <w:r w:rsidR="009D29BC" w:rsidRPr="00003581">
                <w:rPr>
                  <w:rFonts w:ascii="Arial" w:eastAsia="Times New Roman" w:hAnsi="Arial" w:cs="Arial"/>
                  <w:color w:val="0066B2"/>
                  <w:sz w:val="20"/>
                  <w:lang w:eastAsia="fr-FR"/>
                </w:rPr>
                <w:t xml:space="preserve">Fou de Bassan - </w:t>
              </w:r>
              <w:r w:rsidR="009D29BC" w:rsidRPr="00003581">
                <w:rPr>
                  <w:rFonts w:ascii="Arial" w:eastAsia="Times New Roman" w:hAnsi="Arial" w:cs="Arial"/>
                  <w:i/>
                  <w:iCs/>
                  <w:sz w:val="20"/>
                  <w:lang w:eastAsia="fr-FR"/>
                </w:rPr>
                <w:t>Morus bassanus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2015-08-30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0" name="Image 87" descr="Stats">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tats">
                            <a:hlinkClick r:id="rId14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1" name="Image 88" descr="Carte">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arte">
                            <a:hlinkClick r:id="rId14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44" w:history="1">
              <w:r w:rsidR="009D29BC" w:rsidRPr="00003581">
                <w:rPr>
                  <w:rFonts w:ascii="Arial" w:eastAsia="Times New Roman" w:hAnsi="Arial" w:cs="Arial"/>
                  <w:color w:val="0066B2"/>
                  <w:sz w:val="20"/>
                  <w:lang w:eastAsia="fr-FR"/>
                </w:rPr>
                <w:t xml:space="preserve">Grand Cormoran - </w:t>
              </w:r>
              <w:r w:rsidR="009D29BC" w:rsidRPr="00003581">
                <w:rPr>
                  <w:rFonts w:ascii="Arial" w:eastAsia="Times New Roman" w:hAnsi="Arial" w:cs="Arial"/>
                  <w:i/>
                  <w:iCs/>
                  <w:sz w:val="20"/>
                  <w:lang w:eastAsia="fr-FR"/>
                </w:rPr>
                <w:t>Phalacrocorax carbo</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2" name="Image 89" descr="Stats">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tats">
                            <a:hlinkClick r:id="rId14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3" name="Image 90" descr="Carte">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arte">
                            <a:hlinkClick r:id="rId14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47" w:history="1">
              <w:r w:rsidR="009D29BC" w:rsidRPr="00003581">
                <w:rPr>
                  <w:rFonts w:ascii="Arial" w:eastAsia="Times New Roman" w:hAnsi="Arial" w:cs="Arial"/>
                  <w:color w:val="0066B2"/>
                  <w:sz w:val="20"/>
                  <w:lang w:eastAsia="fr-FR"/>
                </w:rPr>
                <w:t xml:space="preserve">Élanion blanc - </w:t>
              </w:r>
              <w:r w:rsidR="009D29BC" w:rsidRPr="00003581">
                <w:rPr>
                  <w:rFonts w:ascii="Arial" w:eastAsia="Times New Roman" w:hAnsi="Arial" w:cs="Arial"/>
                  <w:i/>
                  <w:iCs/>
                  <w:sz w:val="20"/>
                  <w:lang w:eastAsia="fr-FR"/>
                </w:rPr>
                <w:t>Elanus caeruleus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2012-06-10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4" name="Image 91" descr="Photo">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hoto">
                            <a:hlinkClick r:id="rId148"/>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5" name="Image 92" descr="Stats">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tats">
                            <a:hlinkClick r:id="rId14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6" name="Image 93" descr="Carte">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arte">
                            <a:hlinkClick r:id="rId15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51" w:history="1">
              <w:r w:rsidR="009D29BC" w:rsidRPr="00003581">
                <w:rPr>
                  <w:rFonts w:ascii="Arial" w:eastAsia="Times New Roman" w:hAnsi="Arial" w:cs="Arial"/>
                  <w:color w:val="0066B2"/>
                  <w:sz w:val="20"/>
                  <w:lang w:eastAsia="fr-FR"/>
                </w:rPr>
                <w:t xml:space="preserve">Aigle de Bonelli - </w:t>
              </w:r>
              <w:r w:rsidR="009D29BC" w:rsidRPr="00003581">
                <w:rPr>
                  <w:rFonts w:ascii="Arial" w:eastAsia="Times New Roman" w:hAnsi="Arial" w:cs="Arial"/>
                  <w:i/>
                  <w:iCs/>
                  <w:sz w:val="20"/>
                  <w:lang w:eastAsia="fr-FR"/>
                </w:rPr>
                <w:t>Aquila fasciata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7" name="Image 94" descr="Stats">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tats">
                            <a:hlinkClick r:id="rId15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8" name="Image 95" descr="Carte">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arte">
                            <a:hlinkClick r:id="rId15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54" w:history="1">
              <w:r w:rsidR="009D29BC" w:rsidRPr="00003581">
                <w:rPr>
                  <w:rFonts w:ascii="Arial" w:eastAsia="Times New Roman" w:hAnsi="Arial" w:cs="Arial"/>
                  <w:color w:val="0066B2"/>
                  <w:sz w:val="20"/>
                  <w:lang w:eastAsia="fr-FR"/>
                </w:rPr>
                <w:t xml:space="preserve">Épervier d'Europe - </w:t>
              </w:r>
              <w:r w:rsidR="009D29BC" w:rsidRPr="00003581">
                <w:rPr>
                  <w:rFonts w:ascii="Arial" w:eastAsia="Times New Roman" w:hAnsi="Arial" w:cs="Arial"/>
                  <w:i/>
                  <w:iCs/>
                  <w:sz w:val="20"/>
                  <w:lang w:eastAsia="fr-FR"/>
                </w:rPr>
                <w:t>Accipiter nisus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2012-10-06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99" name="Image 96" descr="Stats">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tats">
                            <a:hlinkClick r:id="rId15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0" name="Image 97" descr="Carte">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arte">
                            <a:hlinkClick r:id="rId15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57" w:history="1">
              <w:r w:rsidR="009D29BC" w:rsidRPr="00003581">
                <w:rPr>
                  <w:rFonts w:ascii="Arial" w:eastAsia="Times New Roman" w:hAnsi="Arial" w:cs="Arial"/>
                  <w:color w:val="0066B2"/>
                  <w:sz w:val="20"/>
                  <w:lang w:eastAsia="fr-FR"/>
                </w:rPr>
                <w:t xml:space="preserve">Busard des roseaux - </w:t>
              </w:r>
              <w:r w:rsidR="009D29BC" w:rsidRPr="00003581">
                <w:rPr>
                  <w:rFonts w:ascii="Arial" w:eastAsia="Times New Roman" w:hAnsi="Arial" w:cs="Arial"/>
                  <w:i/>
                  <w:iCs/>
                  <w:sz w:val="20"/>
                  <w:lang w:eastAsia="fr-FR"/>
                </w:rPr>
                <w:t>Circus aeruginosus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1" name="Image 98" descr="Photo">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hoto">
                            <a:hlinkClick r:id="rId158"/>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2" name="Image 99" descr="Stats">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tats">
                            <a:hlinkClick r:id="rId15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3" name="Image 100" descr="Carte">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arte">
                            <a:hlinkClick r:id="rId16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61" w:history="1">
              <w:r w:rsidR="009D29BC" w:rsidRPr="00003581">
                <w:rPr>
                  <w:rFonts w:ascii="Arial" w:eastAsia="Times New Roman" w:hAnsi="Arial" w:cs="Arial"/>
                  <w:color w:val="0066B2"/>
                  <w:sz w:val="20"/>
                  <w:lang w:eastAsia="fr-FR"/>
                </w:rPr>
                <w:t xml:space="preserve">Busard Saint-Martin - </w:t>
              </w:r>
              <w:r w:rsidR="009D29BC" w:rsidRPr="00003581">
                <w:rPr>
                  <w:rFonts w:ascii="Arial" w:eastAsia="Times New Roman" w:hAnsi="Arial" w:cs="Arial"/>
                  <w:i/>
                  <w:iCs/>
                  <w:sz w:val="20"/>
                  <w:lang w:eastAsia="fr-FR"/>
                </w:rPr>
                <w:t>Circus cyaneus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4" name="Image 101" descr="Stats">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tats">
                            <a:hlinkClick r:id="rId16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5" name="Image 102" descr="Carte">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arte">
                            <a:hlinkClick r:id="rId16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64" w:history="1">
              <w:r w:rsidR="009D29BC" w:rsidRPr="00003581">
                <w:rPr>
                  <w:rFonts w:ascii="Arial" w:eastAsia="Times New Roman" w:hAnsi="Arial" w:cs="Arial"/>
                  <w:color w:val="0066B2"/>
                  <w:sz w:val="20"/>
                  <w:lang w:eastAsia="fr-FR"/>
                </w:rPr>
                <w:t xml:space="preserve">Buse féroce - </w:t>
              </w:r>
              <w:r w:rsidR="009D29BC" w:rsidRPr="00003581">
                <w:rPr>
                  <w:rFonts w:ascii="Arial" w:eastAsia="Times New Roman" w:hAnsi="Arial" w:cs="Arial"/>
                  <w:i/>
                  <w:iCs/>
                  <w:sz w:val="20"/>
                  <w:lang w:eastAsia="fr-FR"/>
                </w:rPr>
                <w:t>Buteo rufinus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2015-12-06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2015-12-06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6" name="Image 103" descr="Stats">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tats">
                            <a:hlinkClick r:id="rId16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7" name="Image 104" descr="Carte">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arte">
                            <a:hlinkClick r:id="rId16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67" w:history="1">
              <w:r w:rsidR="009D29BC" w:rsidRPr="00003581">
                <w:rPr>
                  <w:rFonts w:ascii="Arial" w:eastAsia="Times New Roman" w:hAnsi="Arial" w:cs="Arial"/>
                  <w:color w:val="0066B2"/>
                  <w:sz w:val="20"/>
                  <w:lang w:eastAsia="fr-FR"/>
                </w:rPr>
                <w:t xml:space="preserve">Râle d'eau - </w:t>
              </w:r>
              <w:r w:rsidR="009D29BC" w:rsidRPr="00003581">
                <w:rPr>
                  <w:rFonts w:ascii="Arial" w:eastAsia="Times New Roman" w:hAnsi="Arial" w:cs="Arial"/>
                  <w:i/>
                  <w:iCs/>
                  <w:sz w:val="20"/>
                  <w:lang w:eastAsia="fr-FR"/>
                </w:rPr>
                <w:t>Rallus aquaticus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2013-11-16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2018-03-10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8" name="Image 105" descr="Photo">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hoto">
                            <a:hlinkClick r:id="rId168"/>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09" name="Image 106" descr="Stats">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tats">
                            <a:hlinkClick r:id="rId16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0" name="Image 107" descr="Carte">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arte">
                            <a:hlinkClick r:id="rId17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71" w:history="1">
              <w:r w:rsidR="009D29BC" w:rsidRPr="00003581">
                <w:rPr>
                  <w:rFonts w:ascii="Arial" w:eastAsia="Times New Roman" w:hAnsi="Arial" w:cs="Arial"/>
                  <w:color w:val="0066B2"/>
                  <w:sz w:val="20"/>
                  <w:lang w:eastAsia="fr-FR"/>
                </w:rPr>
                <w:t xml:space="preserve">Râle des genêts - </w:t>
              </w:r>
              <w:r w:rsidR="009D29BC" w:rsidRPr="00003581">
                <w:rPr>
                  <w:rFonts w:ascii="Arial" w:eastAsia="Times New Roman" w:hAnsi="Arial" w:cs="Arial"/>
                  <w:i/>
                  <w:iCs/>
                  <w:sz w:val="20"/>
                  <w:lang w:eastAsia="fr-FR"/>
                </w:rPr>
                <w:t>Crex crex</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2017-10-15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2017-10-15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1" name="Image 108" descr="Photo">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Photo">
                            <a:hlinkClick r:id="rId172"/>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2" name="Image 109" descr="Stats">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tats">
                            <a:hlinkClick r:id="rId173"/>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3" name="Image 110" descr="Carte">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arte">
                            <a:hlinkClick r:id="rId174"/>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75" w:history="1">
              <w:r w:rsidR="009D29BC" w:rsidRPr="00003581">
                <w:rPr>
                  <w:rFonts w:ascii="Arial" w:eastAsia="Times New Roman" w:hAnsi="Arial" w:cs="Arial"/>
                  <w:color w:val="0066B2"/>
                  <w:sz w:val="20"/>
                  <w:lang w:eastAsia="fr-FR"/>
                </w:rPr>
                <w:t xml:space="preserve">Marouette poussin - </w:t>
              </w:r>
              <w:r w:rsidR="009D29BC" w:rsidRPr="00003581">
                <w:rPr>
                  <w:rFonts w:ascii="Arial" w:eastAsia="Times New Roman" w:hAnsi="Arial" w:cs="Arial"/>
                  <w:i/>
                  <w:iCs/>
                  <w:sz w:val="20"/>
                  <w:lang w:eastAsia="fr-FR"/>
                </w:rPr>
                <w:t>Porzana parva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2018-03-10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2018-03-17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4" name="Image 111" descr="Photo">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Photo">
                            <a:hlinkClick r:id="rId176"/>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5" name="Image 112" descr="Stats">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tats">
                            <a:hlinkClick r:id="rId17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6" name="Image 113" descr="Carte">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arte">
                            <a:hlinkClick r:id="rId17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79" w:history="1">
              <w:r w:rsidR="009D29BC" w:rsidRPr="00003581">
                <w:rPr>
                  <w:rFonts w:ascii="Arial" w:eastAsia="Times New Roman" w:hAnsi="Arial" w:cs="Arial"/>
                  <w:color w:val="0066B2"/>
                  <w:sz w:val="20"/>
                  <w:lang w:eastAsia="fr-FR"/>
                </w:rPr>
                <w:t xml:space="preserve">Marouette de Baillon - </w:t>
              </w:r>
              <w:r w:rsidR="009D29BC" w:rsidRPr="00003581">
                <w:rPr>
                  <w:rFonts w:ascii="Arial" w:eastAsia="Times New Roman" w:hAnsi="Arial" w:cs="Arial"/>
                  <w:i/>
                  <w:iCs/>
                  <w:sz w:val="20"/>
                  <w:lang w:eastAsia="fr-FR"/>
                </w:rPr>
                <w:t>Porzana pusilla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2018-03-14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7" name="Image 114" descr="Photo">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Photo">
                            <a:hlinkClick r:id="rId180"/>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8" name="Image 115" descr="Stats">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tats">
                            <a:hlinkClick r:id="rId18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19" name="Image 116" descr="Carte">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arte">
                            <a:hlinkClick r:id="rId18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45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83" w:history="1">
              <w:r w:rsidR="009D29BC" w:rsidRPr="00003581">
                <w:rPr>
                  <w:rFonts w:ascii="Arial" w:eastAsia="Times New Roman" w:hAnsi="Arial" w:cs="Arial"/>
                  <w:color w:val="0066B2"/>
                  <w:sz w:val="20"/>
                  <w:lang w:eastAsia="fr-FR"/>
                </w:rPr>
                <w:t xml:space="preserve">Marouette ponctuée - </w:t>
              </w:r>
              <w:r w:rsidR="009D29BC" w:rsidRPr="00003581">
                <w:rPr>
                  <w:rFonts w:ascii="Arial" w:eastAsia="Times New Roman" w:hAnsi="Arial" w:cs="Arial"/>
                  <w:i/>
                  <w:iCs/>
                  <w:sz w:val="20"/>
                  <w:lang w:eastAsia="fr-FR"/>
                </w:rPr>
                <w:t>Porzana porzana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2015-03-22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0" name="Image 117" descr="Photo">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hoto">
                            <a:hlinkClick r:id="rId184"/>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1" name="Image 118" descr="Stats">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tats">
                            <a:hlinkClick r:id="rId18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2" name="Image 119" descr="Carte">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arte">
                            <a:hlinkClick r:id="rId18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87" w:history="1">
              <w:r w:rsidR="009D29BC" w:rsidRPr="00003581">
                <w:rPr>
                  <w:rFonts w:ascii="Arial" w:eastAsia="Times New Roman" w:hAnsi="Arial" w:cs="Arial"/>
                  <w:color w:val="0066B2"/>
                  <w:sz w:val="20"/>
                  <w:lang w:eastAsia="fr-FR"/>
                </w:rPr>
                <w:t xml:space="preserve">Talève sultane - </w:t>
              </w:r>
              <w:r w:rsidR="009D29BC" w:rsidRPr="00003581">
                <w:rPr>
                  <w:rFonts w:ascii="Arial" w:eastAsia="Times New Roman" w:hAnsi="Arial" w:cs="Arial"/>
                  <w:i/>
                  <w:iCs/>
                  <w:sz w:val="20"/>
                  <w:lang w:eastAsia="fr-FR"/>
                </w:rPr>
                <w:t>Porphyrio porphyrio</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2012-06-20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726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3" name="Image 120" descr="Photo">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hoto">
                            <a:hlinkClick r:id="rId188"/>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4" name="Image 121" descr="Stats">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tats">
                            <a:hlinkClick r:id="rId18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5" name="Image 122" descr="Carte">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arte">
                            <a:hlinkClick r:id="rId19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91" w:history="1">
              <w:r w:rsidR="009D29BC" w:rsidRPr="00003581">
                <w:rPr>
                  <w:rFonts w:ascii="Arial" w:eastAsia="Times New Roman" w:hAnsi="Arial" w:cs="Arial"/>
                  <w:color w:val="0066B2"/>
                  <w:sz w:val="20"/>
                  <w:lang w:eastAsia="fr-FR"/>
                </w:rPr>
                <w:t xml:space="preserve">Gallinule poule d'eau - </w:t>
              </w:r>
              <w:r w:rsidR="009D29BC" w:rsidRPr="00003581">
                <w:rPr>
                  <w:rFonts w:ascii="Arial" w:eastAsia="Times New Roman" w:hAnsi="Arial" w:cs="Arial"/>
                  <w:i/>
                  <w:iCs/>
                  <w:sz w:val="20"/>
                  <w:lang w:eastAsia="fr-FR"/>
                </w:rPr>
                <w:t>Gallinula chloropus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3.340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6" name="Image 123" descr="Stats">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tats">
                            <a:hlinkClick r:id="rId19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7" name="Image 124" descr="Carte">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arte">
                            <a:hlinkClick r:id="rId19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94" w:history="1">
              <w:r w:rsidR="009D29BC" w:rsidRPr="00003581">
                <w:rPr>
                  <w:rFonts w:ascii="Arial" w:eastAsia="Times New Roman" w:hAnsi="Arial" w:cs="Arial"/>
                  <w:color w:val="0066B2"/>
                  <w:sz w:val="20"/>
                  <w:lang w:eastAsia="fr-FR"/>
                </w:rPr>
                <w:t xml:space="preserve">Foulque à crête - </w:t>
              </w:r>
              <w:r w:rsidR="009D29BC" w:rsidRPr="00003581">
                <w:rPr>
                  <w:rFonts w:ascii="Arial" w:eastAsia="Times New Roman" w:hAnsi="Arial" w:cs="Arial"/>
                  <w:i/>
                  <w:iCs/>
                  <w:sz w:val="20"/>
                  <w:lang w:eastAsia="fr-FR"/>
                </w:rPr>
                <w:t>Fulica cristata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8" name="Image 125" descr="Photo">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Photo">
                            <a:hlinkClick r:id="rId195"/>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29" name="Image 126" descr="Stats">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tats">
                            <a:hlinkClick r:id="rId19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0" name="Image 127" descr="Carte">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arte">
                            <a:hlinkClick r:id="rId19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198" w:history="1">
              <w:r w:rsidR="009D29BC" w:rsidRPr="00003581">
                <w:rPr>
                  <w:rFonts w:ascii="Arial" w:eastAsia="Times New Roman" w:hAnsi="Arial" w:cs="Arial"/>
                  <w:color w:val="0066B2"/>
                  <w:sz w:val="20"/>
                  <w:lang w:eastAsia="fr-FR"/>
                </w:rPr>
                <w:t xml:space="preserve">Foulque macroule - </w:t>
              </w:r>
              <w:r w:rsidR="009D29BC" w:rsidRPr="00003581">
                <w:rPr>
                  <w:rFonts w:ascii="Arial" w:eastAsia="Times New Roman" w:hAnsi="Arial" w:cs="Arial"/>
                  <w:i/>
                  <w:iCs/>
                  <w:sz w:val="20"/>
                  <w:lang w:eastAsia="fr-FR"/>
                </w:rPr>
                <w:t>Fulica atra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17.437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1" name="Image 128" descr="Photo">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hoto">
                            <a:hlinkClick r:id="rId199"/>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2" name="Image 129" descr="Stats">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tats">
                            <a:hlinkClick r:id="rId20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3" name="Image 130" descr="Carte">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arte">
                            <a:hlinkClick r:id="rId20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02" w:history="1">
              <w:r w:rsidR="009D29BC" w:rsidRPr="00003581">
                <w:rPr>
                  <w:rFonts w:ascii="Arial" w:eastAsia="Times New Roman" w:hAnsi="Arial" w:cs="Arial"/>
                  <w:color w:val="0066B2"/>
                  <w:sz w:val="20"/>
                  <w:lang w:eastAsia="fr-FR"/>
                </w:rPr>
                <w:t xml:space="preserve">Oedicnème criard - </w:t>
              </w:r>
              <w:r w:rsidR="009D29BC" w:rsidRPr="00003581">
                <w:rPr>
                  <w:rFonts w:ascii="Arial" w:eastAsia="Times New Roman" w:hAnsi="Arial" w:cs="Arial"/>
                  <w:i/>
                  <w:iCs/>
                  <w:sz w:val="20"/>
                  <w:lang w:eastAsia="fr-FR"/>
                </w:rPr>
                <w:t>Burhinus oedicnemus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286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4" name="Image 131" descr="Photo">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Photo">
                            <a:hlinkClick r:id="rId20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5" name="Image 132" descr="Stats">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tats">
                            <a:hlinkClick r:id="rId20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6" name="Image 133" descr="Carte">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arte">
                            <a:hlinkClick r:id="rId20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06" w:history="1">
              <w:r w:rsidR="009D29BC" w:rsidRPr="00003581">
                <w:rPr>
                  <w:rFonts w:ascii="Arial" w:eastAsia="Times New Roman" w:hAnsi="Arial" w:cs="Arial"/>
                  <w:color w:val="0066B2"/>
                  <w:sz w:val="20"/>
                  <w:lang w:eastAsia="fr-FR"/>
                </w:rPr>
                <w:t xml:space="preserve">Huîtrier pie - </w:t>
              </w:r>
              <w:r w:rsidR="009D29BC" w:rsidRPr="00003581">
                <w:rPr>
                  <w:rFonts w:ascii="Arial" w:eastAsia="Times New Roman" w:hAnsi="Arial" w:cs="Arial"/>
                  <w:i/>
                  <w:iCs/>
                  <w:sz w:val="20"/>
                  <w:lang w:eastAsia="fr-FR"/>
                </w:rPr>
                <w:t>Haematopus ostralegus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2017-02-17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7" name="Image 134" descr="Stats">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tats">
                            <a:hlinkClick r:id="rId20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8" name="Image 135" descr="Carte">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arte">
                            <a:hlinkClick r:id="rId20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09" w:history="1">
              <w:r w:rsidR="009D29BC" w:rsidRPr="00003581">
                <w:rPr>
                  <w:rFonts w:ascii="Arial" w:eastAsia="Times New Roman" w:hAnsi="Arial" w:cs="Arial"/>
                  <w:color w:val="0066B2"/>
                  <w:sz w:val="20"/>
                  <w:lang w:eastAsia="fr-FR"/>
                </w:rPr>
                <w:t xml:space="preserve">Echasse blanche - </w:t>
              </w:r>
              <w:r w:rsidR="009D29BC" w:rsidRPr="00003581">
                <w:rPr>
                  <w:rFonts w:ascii="Arial" w:eastAsia="Times New Roman" w:hAnsi="Arial" w:cs="Arial"/>
                  <w:i/>
                  <w:iCs/>
                  <w:sz w:val="20"/>
                  <w:lang w:eastAsia="fr-FR"/>
                </w:rPr>
                <w:t>Himantopus himantopus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3.719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39" name="Image 136" descr="Photo">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Photo">
                            <a:hlinkClick r:id="rId210"/>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0" name="Image 137" descr="Stats">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Stats">
                            <a:hlinkClick r:id="rId21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1" name="Image 138" descr="Carte">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arte">
                            <a:hlinkClick r:id="rId21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13" w:history="1">
              <w:r w:rsidR="009D29BC" w:rsidRPr="00003581">
                <w:rPr>
                  <w:rFonts w:ascii="Arial" w:eastAsia="Times New Roman" w:hAnsi="Arial" w:cs="Arial"/>
                  <w:color w:val="0066B2"/>
                  <w:sz w:val="20"/>
                  <w:lang w:eastAsia="fr-FR"/>
                </w:rPr>
                <w:t xml:space="preserve">Avocette élégante - </w:t>
              </w:r>
              <w:r w:rsidR="009D29BC" w:rsidRPr="00003581">
                <w:rPr>
                  <w:rFonts w:ascii="Arial" w:eastAsia="Times New Roman" w:hAnsi="Arial" w:cs="Arial"/>
                  <w:i/>
                  <w:iCs/>
                  <w:sz w:val="20"/>
                  <w:lang w:eastAsia="fr-FR"/>
                </w:rPr>
                <w:t>Recurvirostra avosetta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2013-03-08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2013-11-16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2" name="Image 139" descr="Stats">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tats">
                            <a:hlinkClick r:id="rId21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3" name="Image 140" descr="Carte">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arte">
                            <a:hlinkClick r:id="rId21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16" w:history="1">
              <w:r w:rsidR="009D29BC" w:rsidRPr="00003581">
                <w:rPr>
                  <w:rFonts w:ascii="Arial" w:eastAsia="Times New Roman" w:hAnsi="Arial" w:cs="Arial"/>
                  <w:color w:val="0066B2"/>
                  <w:sz w:val="20"/>
                  <w:lang w:eastAsia="fr-FR"/>
                </w:rPr>
                <w:t xml:space="preserve">Vanneau huppé - </w:t>
              </w:r>
              <w:r w:rsidR="009D29BC" w:rsidRPr="00003581">
                <w:rPr>
                  <w:rFonts w:ascii="Arial" w:eastAsia="Times New Roman" w:hAnsi="Arial" w:cs="Arial"/>
                  <w:i/>
                  <w:iCs/>
                  <w:sz w:val="20"/>
                  <w:lang w:eastAsia="fr-FR"/>
                </w:rPr>
                <w:t>Vanellus vanellus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2015-01-18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2015-01-18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4" name="Image 141" descr="Stats">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tats">
                            <a:hlinkClick r:id="rId21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5" name="Image 142" descr="Carte">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arte">
                            <a:hlinkClick r:id="rId21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19" w:history="1">
              <w:r w:rsidR="009D29BC" w:rsidRPr="00003581">
                <w:rPr>
                  <w:rFonts w:ascii="Arial" w:eastAsia="Times New Roman" w:hAnsi="Arial" w:cs="Arial"/>
                  <w:color w:val="0066B2"/>
                  <w:sz w:val="20"/>
                  <w:lang w:eastAsia="fr-FR"/>
                </w:rPr>
                <w:t xml:space="preserve">Pluvier doré - </w:t>
              </w:r>
              <w:r w:rsidR="009D29BC" w:rsidRPr="00003581">
                <w:rPr>
                  <w:rFonts w:ascii="Arial" w:eastAsia="Times New Roman" w:hAnsi="Arial" w:cs="Arial"/>
                  <w:i/>
                  <w:iCs/>
                  <w:sz w:val="20"/>
                  <w:lang w:eastAsia="fr-FR"/>
                </w:rPr>
                <w:t>Pluvialis apricaria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2012-01-15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1.171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2018-01-05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6" name="Image 143" descr="Stats">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tats">
                            <a:hlinkClick r:id="rId22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7" name="Image 144" descr="Carte">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arte">
                            <a:hlinkClick r:id="rId22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22" w:history="1">
              <w:r w:rsidR="009D29BC" w:rsidRPr="00003581">
                <w:rPr>
                  <w:rFonts w:ascii="Arial" w:eastAsia="Times New Roman" w:hAnsi="Arial" w:cs="Arial"/>
                  <w:color w:val="0066B2"/>
                  <w:sz w:val="20"/>
                  <w:lang w:eastAsia="fr-FR"/>
                </w:rPr>
                <w:t xml:space="preserve">Pluvier argenté - </w:t>
              </w:r>
              <w:r w:rsidR="009D29BC" w:rsidRPr="00003581">
                <w:rPr>
                  <w:rFonts w:ascii="Arial" w:eastAsia="Times New Roman" w:hAnsi="Arial" w:cs="Arial"/>
                  <w:i/>
                  <w:iCs/>
                  <w:sz w:val="20"/>
                  <w:lang w:eastAsia="fr-FR"/>
                </w:rPr>
                <w:t>Pluvialis squatarola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749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8" name="Image 145" descr="Stats">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Stats">
                            <a:hlinkClick r:id="rId223"/>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49" name="Image 146" descr="Carte">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arte">
                            <a:hlinkClick r:id="rId224"/>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57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25" w:history="1">
              <w:r w:rsidR="009D29BC" w:rsidRPr="00003581">
                <w:rPr>
                  <w:rFonts w:ascii="Arial" w:eastAsia="Times New Roman" w:hAnsi="Arial" w:cs="Arial"/>
                  <w:color w:val="0066B2"/>
                  <w:sz w:val="20"/>
                  <w:lang w:eastAsia="fr-FR"/>
                </w:rPr>
                <w:t xml:space="preserve">Grand Gravelot - </w:t>
              </w:r>
              <w:r w:rsidR="009D29BC" w:rsidRPr="00003581">
                <w:rPr>
                  <w:rFonts w:ascii="Arial" w:eastAsia="Times New Roman" w:hAnsi="Arial" w:cs="Arial"/>
                  <w:i/>
                  <w:iCs/>
                  <w:sz w:val="20"/>
                  <w:lang w:eastAsia="fr-FR"/>
                </w:rPr>
                <w:t>Charadrius hiaticula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1.943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0" name="Image 147" descr="Photo">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Photo">
                            <a:hlinkClick r:id="rId226"/>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1" name="Image 148" descr="Stats">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tats">
                            <a:hlinkClick r:id="rId22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2" name="Image 149" descr="Carte">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arte">
                            <a:hlinkClick r:id="rId22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29" w:history="1">
              <w:r w:rsidR="009D29BC" w:rsidRPr="00003581">
                <w:rPr>
                  <w:rFonts w:ascii="Arial" w:eastAsia="Times New Roman" w:hAnsi="Arial" w:cs="Arial"/>
                  <w:color w:val="0066B2"/>
                  <w:sz w:val="20"/>
                  <w:lang w:eastAsia="fr-FR"/>
                </w:rPr>
                <w:t xml:space="preserve">Petit Gravelot - </w:t>
              </w:r>
              <w:r w:rsidR="009D29BC" w:rsidRPr="00003581">
                <w:rPr>
                  <w:rFonts w:ascii="Arial" w:eastAsia="Times New Roman" w:hAnsi="Arial" w:cs="Arial"/>
                  <w:i/>
                  <w:iCs/>
                  <w:sz w:val="20"/>
                  <w:lang w:eastAsia="fr-FR"/>
                </w:rPr>
                <w:t>Charadrius dubius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2011-11-09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465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3" name="Image 150" descr="Photo">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Photo">
                            <a:hlinkClick r:id="rId230"/>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4" name="Image 151" descr="Stats">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tats">
                            <a:hlinkClick r:id="rId23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5" name="Image 152" descr="Carte">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arte">
                            <a:hlinkClick r:id="rId23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33" w:history="1">
              <w:r w:rsidR="009D29BC" w:rsidRPr="00003581">
                <w:rPr>
                  <w:rFonts w:ascii="Arial" w:eastAsia="Times New Roman" w:hAnsi="Arial" w:cs="Arial"/>
                  <w:color w:val="0066B2"/>
                  <w:sz w:val="20"/>
                  <w:lang w:eastAsia="fr-FR"/>
                </w:rPr>
                <w:t xml:space="preserve">Gravelot à collier interrompu - </w:t>
              </w:r>
              <w:r w:rsidR="009D29BC" w:rsidRPr="00003581">
                <w:rPr>
                  <w:rFonts w:ascii="Arial" w:eastAsia="Times New Roman" w:hAnsi="Arial" w:cs="Arial"/>
                  <w:i/>
                  <w:iCs/>
                  <w:sz w:val="20"/>
                  <w:lang w:eastAsia="fr-FR"/>
                </w:rPr>
                <w:t>Charadrius alexandrinus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238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6" name="Image 153" descr="Photo">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Photo">
                            <a:hlinkClick r:id="rId234"/>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7" name="Image 154" descr="Stats">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Stats">
                            <a:hlinkClick r:id="rId23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8" name="Image 155" descr="Carte">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arte">
                            <a:hlinkClick r:id="rId23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37" w:history="1">
              <w:r w:rsidR="009D29BC" w:rsidRPr="00003581">
                <w:rPr>
                  <w:rFonts w:ascii="Arial" w:eastAsia="Times New Roman" w:hAnsi="Arial" w:cs="Arial"/>
                  <w:color w:val="0066B2"/>
                  <w:sz w:val="20"/>
                  <w:lang w:eastAsia="fr-FR"/>
                </w:rPr>
                <w:t xml:space="preserve">Courlis corlieu - </w:t>
              </w:r>
              <w:r w:rsidR="009D29BC" w:rsidRPr="00003581">
                <w:rPr>
                  <w:rFonts w:ascii="Arial" w:eastAsia="Times New Roman" w:hAnsi="Arial" w:cs="Arial"/>
                  <w:i/>
                  <w:iCs/>
                  <w:sz w:val="20"/>
                  <w:lang w:eastAsia="fr-FR"/>
                </w:rPr>
                <w:t>Numenius phaeopus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59" name="Image 156" descr="Stats">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Stats">
                            <a:hlinkClick r:id="rId23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0" name="Image 157" descr="Carte">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arte">
                            <a:hlinkClick r:id="rId23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40" w:history="1">
              <w:r w:rsidR="009D29BC" w:rsidRPr="00003581">
                <w:rPr>
                  <w:rFonts w:ascii="Arial" w:eastAsia="Times New Roman" w:hAnsi="Arial" w:cs="Arial"/>
                  <w:color w:val="0066B2"/>
                  <w:sz w:val="20"/>
                  <w:lang w:eastAsia="fr-FR"/>
                </w:rPr>
                <w:t xml:space="preserve">Courlis cendré - </w:t>
              </w:r>
              <w:r w:rsidR="009D29BC" w:rsidRPr="00003581">
                <w:rPr>
                  <w:rFonts w:ascii="Arial" w:eastAsia="Times New Roman" w:hAnsi="Arial" w:cs="Arial"/>
                  <w:i/>
                  <w:iCs/>
                  <w:sz w:val="20"/>
                  <w:lang w:eastAsia="fr-FR"/>
                </w:rPr>
                <w:t>Numenius arquata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2014-01-19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1" name="Image 158" descr="Stats">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tats">
                            <a:hlinkClick r:id="rId24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2" name="Image 159" descr="Carte">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arte">
                            <a:hlinkClick r:id="rId24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43" w:history="1">
              <w:r w:rsidR="009D29BC" w:rsidRPr="00003581">
                <w:rPr>
                  <w:rFonts w:ascii="Arial" w:eastAsia="Times New Roman" w:hAnsi="Arial" w:cs="Arial"/>
                  <w:color w:val="0066B2"/>
                  <w:sz w:val="20"/>
                  <w:lang w:eastAsia="fr-FR"/>
                </w:rPr>
                <w:t xml:space="preserve">Barge rousse - </w:t>
              </w:r>
              <w:r w:rsidR="009D29BC" w:rsidRPr="00003581">
                <w:rPr>
                  <w:rFonts w:ascii="Arial" w:eastAsia="Times New Roman" w:hAnsi="Arial" w:cs="Arial"/>
                  <w:i/>
                  <w:iCs/>
                  <w:sz w:val="20"/>
                  <w:lang w:eastAsia="fr-FR"/>
                </w:rPr>
                <w:t>Limosa lapponica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2018-06-01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3" name="Image 160" descr="Stats">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Stats">
                            <a:hlinkClick r:id="rId24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4" name="Image 161" descr="Carte">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arte">
                            <a:hlinkClick r:id="rId24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46" w:history="1">
              <w:r w:rsidR="009D29BC" w:rsidRPr="00003581">
                <w:rPr>
                  <w:rFonts w:ascii="Arial" w:eastAsia="Times New Roman" w:hAnsi="Arial" w:cs="Arial"/>
                  <w:color w:val="0066B2"/>
                  <w:sz w:val="20"/>
                  <w:lang w:eastAsia="fr-FR"/>
                </w:rPr>
                <w:t xml:space="preserve">Barge à queue noire - </w:t>
              </w:r>
              <w:r w:rsidR="009D29BC" w:rsidRPr="00003581">
                <w:rPr>
                  <w:rFonts w:ascii="Arial" w:eastAsia="Times New Roman" w:hAnsi="Arial" w:cs="Arial"/>
                  <w:i/>
                  <w:iCs/>
                  <w:sz w:val="20"/>
                  <w:lang w:eastAsia="fr-FR"/>
                </w:rPr>
                <w:t>Limosa limosa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2018-03-10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5" name="Image 162" descr="Photo">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hoto">
                            <a:hlinkClick r:id="rId24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6" name="Image 163" descr="Stats">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tats">
                            <a:hlinkClick r:id="rId24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7" name="Image 164" descr="Carte">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arte">
                            <a:hlinkClick r:id="rId24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50" w:history="1">
              <w:r w:rsidR="009D29BC" w:rsidRPr="00003581">
                <w:rPr>
                  <w:rFonts w:ascii="Arial" w:eastAsia="Times New Roman" w:hAnsi="Arial" w:cs="Arial"/>
                  <w:color w:val="0066B2"/>
                  <w:sz w:val="20"/>
                  <w:lang w:eastAsia="fr-FR"/>
                </w:rPr>
                <w:t xml:space="preserve">Tournepierre à collier - </w:t>
              </w:r>
              <w:r w:rsidR="009D29BC" w:rsidRPr="00003581">
                <w:rPr>
                  <w:rFonts w:ascii="Arial" w:eastAsia="Times New Roman" w:hAnsi="Arial" w:cs="Arial"/>
                  <w:i/>
                  <w:iCs/>
                  <w:sz w:val="20"/>
                  <w:lang w:eastAsia="fr-FR"/>
                </w:rPr>
                <w:t>Arenaria interpres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483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2017-02-28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8" name="Image 165" descr="Photo">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Photo">
                            <a:hlinkClick r:id="rId25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69" name="Image 166" descr="Stats">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Stats">
                            <a:hlinkClick r:id="rId25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0" name="Image 167" descr="Carte">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arte">
                            <a:hlinkClick r:id="rId25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54" w:history="1">
              <w:r w:rsidR="009D29BC" w:rsidRPr="00003581">
                <w:rPr>
                  <w:rFonts w:ascii="Arial" w:eastAsia="Times New Roman" w:hAnsi="Arial" w:cs="Arial"/>
                  <w:color w:val="0066B2"/>
                  <w:sz w:val="20"/>
                  <w:lang w:eastAsia="fr-FR"/>
                </w:rPr>
                <w:t xml:space="preserve">Bécasseau maubèche - </w:t>
              </w:r>
              <w:r w:rsidR="009D29BC" w:rsidRPr="00003581">
                <w:rPr>
                  <w:rFonts w:ascii="Arial" w:eastAsia="Times New Roman" w:hAnsi="Arial" w:cs="Arial"/>
                  <w:i/>
                  <w:iCs/>
                  <w:sz w:val="20"/>
                  <w:lang w:eastAsia="fr-FR"/>
                </w:rPr>
                <w:t>Calidris canutus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2012-09-08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2017-09-30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1" name="Image 168" descr="Stats">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tats">
                            <a:hlinkClick r:id="rId25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2" name="Image 169" descr="Carte">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arte">
                            <a:hlinkClick r:id="rId25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57" w:history="1">
              <w:r w:rsidR="009D29BC" w:rsidRPr="00003581">
                <w:rPr>
                  <w:rFonts w:ascii="Arial" w:eastAsia="Times New Roman" w:hAnsi="Arial" w:cs="Arial"/>
                  <w:color w:val="0066B2"/>
                  <w:sz w:val="20"/>
                  <w:lang w:eastAsia="fr-FR"/>
                </w:rPr>
                <w:t xml:space="preserve">Combattant varié - </w:t>
              </w:r>
              <w:r w:rsidR="009D29BC" w:rsidRPr="00003581">
                <w:rPr>
                  <w:rFonts w:ascii="Arial" w:eastAsia="Times New Roman" w:hAnsi="Arial" w:cs="Arial"/>
                  <w:i/>
                  <w:iCs/>
                  <w:sz w:val="20"/>
                  <w:lang w:eastAsia="fr-FR"/>
                </w:rPr>
                <w:t>Calidris pugnax</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3" name="Image 170" descr="Stats">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Stats">
                            <a:hlinkClick r:id="rId25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4" name="Image 171" descr="Carte">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arte">
                            <a:hlinkClick r:id="rId25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60" w:history="1">
              <w:r w:rsidR="009D29BC" w:rsidRPr="00003581">
                <w:rPr>
                  <w:rFonts w:ascii="Arial" w:eastAsia="Times New Roman" w:hAnsi="Arial" w:cs="Arial"/>
                  <w:color w:val="0066B2"/>
                  <w:sz w:val="20"/>
                  <w:lang w:eastAsia="fr-FR"/>
                </w:rPr>
                <w:t xml:space="preserve">Bécasseau cocorli - </w:t>
              </w:r>
              <w:r w:rsidR="009D29BC" w:rsidRPr="00003581">
                <w:rPr>
                  <w:rFonts w:ascii="Arial" w:eastAsia="Times New Roman" w:hAnsi="Arial" w:cs="Arial"/>
                  <w:i/>
                  <w:iCs/>
                  <w:sz w:val="20"/>
                  <w:lang w:eastAsia="fr-FR"/>
                </w:rPr>
                <w:t>Calidris ferruginea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5" name="Image 172" descr="Stats">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Stats">
                            <a:hlinkClick r:id="rId26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6" name="Image 173" descr="Carte">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arte">
                            <a:hlinkClick r:id="rId26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63" w:history="1">
              <w:r w:rsidR="009D29BC" w:rsidRPr="00003581">
                <w:rPr>
                  <w:rFonts w:ascii="Arial" w:eastAsia="Times New Roman" w:hAnsi="Arial" w:cs="Arial"/>
                  <w:color w:val="0066B2"/>
                  <w:sz w:val="20"/>
                  <w:lang w:eastAsia="fr-FR"/>
                </w:rPr>
                <w:t xml:space="preserve">Bécasseau de Temminck - </w:t>
              </w:r>
              <w:r w:rsidR="009D29BC" w:rsidRPr="00003581">
                <w:rPr>
                  <w:rFonts w:ascii="Arial" w:eastAsia="Times New Roman" w:hAnsi="Arial" w:cs="Arial"/>
                  <w:i/>
                  <w:iCs/>
                  <w:sz w:val="20"/>
                  <w:lang w:eastAsia="fr-FR"/>
                </w:rPr>
                <w:t xml:space="preserve">Calidris </w:t>
              </w:r>
              <w:r w:rsidR="009D29BC" w:rsidRPr="00003581">
                <w:rPr>
                  <w:rFonts w:ascii="Arial" w:eastAsia="Times New Roman" w:hAnsi="Arial" w:cs="Arial"/>
                  <w:i/>
                  <w:iCs/>
                  <w:sz w:val="20"/>
                  <w:lang w:eastAsia="fr-FR"/>
                </w:rPr>
                <w:lastRenderedPageBreak/>
                <w:t>temminckii</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2012-10-06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2017-09-03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7" name="Image 174" descr="Stats">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Stats">
                            <a:hlinkClick r:id="rId26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8" name="Image 175" descr="Carte">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arte">
                            <a:hlinkClick r:id="rId26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69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66" w:history="1">
              <w:r w:rsidR="009D29BC" w:rsidRPr="00003581">
                <w:rPr>
                  <w:rFonts w:ascii="Arial" w:eastAsia="Times New Roman" w:hAnsi="Arial" w:cs="Arial"/>
                  <w:color w:val="0066B2"/>
                  <w:sz w:val="20"/>
                  <w:lang w:eastAsia="fr-FR"/>
                </w:rPr>
                <w:t xml:space="preserve">Bécasseau sanderling - </w:t>
              </w:r>
              <w:r w:rsidR="009D29BC" w:rsidRPr="00003581">
                <w:rPr>
                  <w:rFonts w:ascii="Arial" w:eastAsia="Times New Roman" w:hAnsi="Arial" w:cs="Arial"/>
                  <w:i/>
                  <w:iCs/>
                  <w:sz w:val="20"/>
                  <w:lang w:eastAsia="fr-FR"/>
                </w:rPr>
                <w:t>Calidris alba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652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2017-11-06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79" name="Image 176" descr="Photo">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Photo">
                            <a:hlinkClick r:id="rId26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0" name="Image 177" descr="Stats">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tats">
                            <a:hlinkClick r:id="rId26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1" name="Image 178" descr="Carte">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arte">
                            <a:hlinkClick r:id="rId26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70" w:history="1">
              <w:r w:rsidR="009D29BC" w:rsidRPr="00003581">
                <w:rPr>
                  <w:rFonts w:ascii="Arial" w:eastAsia="Times New Roman" w:hAnsi="Arial" w:cs="Arial"/>
                  <w:color w:val="0066B2"/>
                  <w:sz w:val="20"/>
                  <w:lang w:eastAsia="fr-FR"/>
                </w:rPr>
                <w:t xml:space="preserve">Bécasseau variable - </w:t>
              </w:r>
              <w:r w:rsidR="009D29BC" w:rsidRPr="00003581">
                <w:rPr>
                  <w:rFonts w:ascii="Arial" w:eastAsia="Times New Roman" w:hAnsi="Arial" w:cs="Arial"/>
                  <w:i/>
                  <w:iCs/>
                  <w:sz w:val="20"/>
                  <w:lang w:eastAsia="fr-FR"/>
                </w:rPr>
                <w:t>Calidris alpina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2" name="Image 179" descr="Stats">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Stats">
                            <a:hlinkClick r:id="rId27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3" name="Image 180" descr="Carte">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arte">
                            <a:hlinkClick r:id="rId27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73" w:history="1">
              <w:r w:rsidR="009D29BC" w:rsidRPr="00003581">
                <w:rPr>
                  <w:rFonts w:ascii="Arial" w:eastAsia="Times New Roman" w:hAnsi="Arial" w:cs="Arial"/>
                  <w:color w:val="0066B2"/>
                  <w:sz w:val="20"/>
                  <w:lang w:eastAsia="fr-FR"/>
                </w:rPr>
                <w:t xml:space="preserve">Bécasseau minute - </w:t>
              </w:r>
              <w:r w:rsidR="009D29BC" w:rsidRPr="00003581">
                <w:rPr>
                  <w:rFonts w:ascii="Arial" w:eastAsia="Times New Roman" w:hAnsi="Arial" w:cs="Arial"/>
                  <w:i/>
                  <w:iCs/>
                  <w:sz w:val="20"/>
                  <w:lang w:eastAsia="fr-FR"/>
                </w:rPr>
                <w:t>Calidris minuta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4" name="Image 181" descr="Stats">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Stats">
                            <a:hlinkClick r:id="rId27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5" name="Image 182" descr="Carte">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arte">
                            <a:hlinkClick r:id="rId27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76" w:history="1">
              <w:r w:rsidR="009D29BC" w:rsidRPr="00003581">
                <w:rPr>
                  <w:rFonts w:ascii="Arial" w:eastAsia="Times New Roman" w:hAnsi="Arial" w:cs="Arial"/>
                  <w:color w:val="0066B2"/>
                  <w:sz w:val="20"/>
                  <w:lang w:eastAsia="fr-FR"/>
                </w:rPr>
                <w:t xml:space="preserve">Bécasseau tacheté - </w:t>
              </w:r>
              <w:r w:rsidR="009D29BC" w:rsidRPr="00003581">
                <w:rPr>
                  <w:rFonts w:ascii="Arial" w:eastAsia="Times New Roman" w:hAnsi="Arial" w:cs="Arial"/>
                  <w:i/>
                  <w:iCs/>
                  <w:sz w:val="20"/>
                  <w:lang w:eastAsia="fr-FR"/>
                </w:rPr>
                <w:t>Calidris melanotos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2012-09-29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2012-10-06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6" name="Image 183" descr="Stats">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Stats">
                            <a:hlinkClick r:id="rId27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7" name="Image 184" descr="Carte">
                    <a:hlinkClick xmlns:a="http://schemas.openxmlformats.org/drawingml/2006/main" r:id="rId2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arte">
                            <a:hlinkClick r:id="rId27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79" w:history="1">
              <w:r w:rsidR="009D29BC" w:rsidRPr="00003581">
                <w:rPr>
                  <w:rFonts w:ascii="Arial" w:eastAsia="Times New Roman" w:hAnsi="Arial" w:cs="Arial"/>
                  <w:color w:val="0066B2"/>
                  <w:sz w:val="20"/>
                  <w:lang w:eastAsia="fr-FR"/>
                </w:rPr>
                <w:t xml:space="preserve">Bécassine sourde - </w:t>
              </w:r>
              <w:r w:rsidR="009D29BC" w:rsidRPr="00003581">
                <w:rPr>
                  <w:rFonts w:ascii="Arial" w:eastAsia="Times New Roman" w:hAnsi="Arial" w:cs="Arial"/>
                  <w:i/>
                  <w:iCs/>
                  <w:sz w:val="20"/>
                  <w:lang w:eastAsia="fr-FR"/>
                </w:rPr>
                <w:t>Lymnocryptes minimus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2013-11-24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2018-03-10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8" name="Image 185" descr="Photo">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Photo">
                            <a:hlinkClick r:id="rId280"/>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89" name="Image 186" descr="Stats">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Stats">
                            <a:hlinkClick r:id="rId28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0" name="Image 187" descr="Carte">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arte">
                            <a:hlinkClick r:id="rId28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83" w:history="1">
              <w:r w:rsidR="009D29BC" w:rsidRPr="00003581">
                <w:rPr>
                  <w:rFonts w:ascii="Arial" w:eastAsia="Times New Roman" w:hAnsi="Arial" w:cs="Arial"/>
                  <w:color w:val="0066B2"/>
                  <w:sz w:val="20"/>
                  <w:lang w:eastAsia="fr-FR"/>
                </w:rPr>
                <w:t xml:space="preserve">Bécassine des marais - </w:t>
              </w:r>
              <w:r w:rsidR="009D29BC" w:rsidRPr="00003581">
                <w:rPr>
                  <w:rFonts w:ascii="Arial" w:eastAsia="Times New Roman" w:hAnsi="Arial" w:cs="Arial"/>
                  <w:i/>
                  <w:iCs/>
                  <w:sz w:val="20"/>
                  <w:lang w:eastAsia="fr-FR"/>
                </w:rPr>
                <w:t>Gallinago gallinago</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996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1" name="Image 188" descr="Photo">
                    <a:hlinkClick xmlns:a="http://schemas.openxmlformats.org/drawingml/2006/main" r:id="rId2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Photo">
                            <a:hlinkClick r:id="rId284"/>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2" name="Image 189" descr="Stats">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Stats">
                            <a:hlinkClick r:id="rId28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3" name="Image 190" descr="Carte">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arte">
                            <a:hlinkClick r:id="rId28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87" w:history="1">
              <w:r w:rsidR="009D29BC" w:rsidRPr="00003581">
                <w:rPr>
                  <w:rFonts w:ascii="Arial" w:eastAsia="Times New Roman" w:hAnsi="Arial" w:cs="Arial"/>
                  <w:color w:val="0066B2"/>
                  <w:sz w:val="20"/>
                  <w:lang w:eastAsia="fr-FR"/>
                </w:rPr>
                <w:t xml:space="preserve">Chevalier guignette - </w:t>
              </w:r>
              <w:r w:rsidR="009D29BC" w:rsidRPr="00003581">
                <w:rPr>
                  <w:rFonts w:ascii="Arial" w:eastAsia="Times New Roman" w:hAnsi="Arial" w:cs="Arial"/>
                  <w:i/>
                  <w:iCs/>
                  <w:sz w:val="20"/>
                  <w:lang w:eastAsia="fr-FR"/>
                </w:rPr>
                <w:t>Actitis hypoleucos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4" name="Image 191" descr="Stats">
                    <a:hlinkClick xmlns:a="http://schemas.openxmlformats.org/drawingml/2006/main" r:id="rId2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Stats">
                            <a:hlinkClick r:id="rId28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5" name="Image 192" descr="Carte">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arte">
                            <a:hlinkClick r:id="rId28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90" w:history="1">
              <w:r w:rsidR="009D29BC" w:rsidRPr="00003581">
                <w:rPr>
                  <w:rFonts w:ascii="Arial" w:eastAsia="Times New Roman" w:hAnsi="Arial" w:cs="Arial"/>
                  <w:color w:val="0066B2"/>
                  <w:sz w:val="20"/>
                  <w:lang w:eastAsia="fr-FR"/>
                </w:rPr>
                <w:t xml:space="preserve">Chevalier culblanc - </w:t>
              </w:r>
              <w:r w:rsidR="009D29BC" w:rsidRPr="00003581">
                <w:rPr>
                  <w:rFonts w:ascii="Arial" w:eastAsia="Times New Roman" w:hAnsi="Arial" w:cs="Arial"/>
                  <w:i/>
                  <w:iCs/>
                  <w:sz w:val="20"/>
                  <w:lang w:eastAsia="fr-FR"/>
                </w:rPr>
                <w:t>Tringa ochropus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6" name="Image 193" descr="Stats">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Stats">
                            <a:hlinkClick r:id="rId29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7" name="Image 194" descr="Carte">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arte">
                            <a:hlinkClick r:id="rId29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93" w:history="1">
              <w:r w:rsidR="009D29BC" w:rsidRPr="00003581">
                <w:rPr>
                  <w:rFonts w:ascii="Arial" w:eastAsia="Times New Roman" w:hAnsi="Arial" w:cs="Arial"/>
                  <w:color w:val="0066B2"/>
                  <w:sz w:val="20"/>
                  <w:lang w:eastAsia="fr-FR"/>
                </w:rPr>
                <w:t xml:space="preserve">Chevalier gambette - </w:t>
              </w:r>
              <w:r w:rsidR="009D29BC" w:rsidRPr="00003581">
                <w:rPr>
                  <w:rFonts w:ascii="Arial" w:eastAsia="Times New Roman" w:hAnsi="Arial" w:cs="Arial"/>
                  <w:i/>
                  <w:iCs/>
                  <w:sz w:val="20"/>
                  <w:lang w:eastAsia="fr-FR"/>
                </w:rPr>
                <w:t>Tringa totanus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8" name="Image 195" descr="Photo">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Photo">
                            <a:hlinkClick r:id="rId294"/>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199" name="Image 196" descr="Stats">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Stats">
                            <a:hlinkClick r:id="rId29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0" name="Image 197" descr="Carte">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arte">
                            <a:hlinkClick r:id="rId29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297" w:history="1">
              <w:r w:rsidR="009D29BC" w:rsidRPr="00003581">
                <w:rPr>
                  <w:rFonts w:ascii="Arial" w:eastAsia="Times New Roman" w:hAnsi="Arial" w:cs="Arial"/>
                  <w:color w:val="0066B2"/>
                  <w:sz w:val="20"/>
                  <w:lang w:eastAsia="fr-FR"/>
                </w:rPr>
                <w:t xml:space="preserve">Chevalier sylvain - </w:t>
              </w:r>
              <w:r w:rsidR="009D29BC" w:rsidRPr="00003581">
                <w:rPr>
                  <w:rFonts w:ascii="Arial" w:eastAsia="Times New Roman" w:hAnsi="Arial" w:cs="Arial"/>
                  <w:i/>
                  <w:iCs/>
                  <w:sz w:val="20"/>
                  <w:lang w:eastAsia="fr-FR"/>
                </w:rPr>
                <w:t>Tringa glareola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232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1" name="Image 198" descr="Stats">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Stats">
                            <a:hlinkClick r:id="rId29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2" name="Image 199" descr="Carte">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arte">
                            <a:hlinkClick r:id="rId29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00" w:history="1">
              <w:r w:rsidR="009D29BC" w:rsidRPr="00003581">
                <w:rPr>
                  <w:rFonts w:ascii="Arial" w:eastAsia="Times New Roman" w:hAnsi="Arial" w:cs="Arial"/>
                  <w:color w:val="0066B2"/>
                  <w:sz w:val="20"/>
                  <w:lang w:eastAsia="fr-FR"/>
                </w:rPr>
                <w:t xml:space="preserve">Chevalier arlequin - </w:t>
              </w:r>
              <w:r w:rsidR="009D29BC" w:rsidRPr="00003581">
                <w:rPr>
                  <w:rFonts w:ascii="Arial" w:eastAsia="Times New Roman" w:hAnsi="Arial" w:cs="Arial"/>
                  <w:i/>
                  <w:iCs/>
                  <w:sz w:val="20"/>
                  <w:lang w:eastAsia="fr-FR"/>
                </w:rPr>
                <w:t>Tringa erythropus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3" name="Image 200" descr="Stats">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Stats">
                            <a:hlinkClick r:id="rId30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4" name="Image 201" descr="Carte">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arte">
                            <a:hlinkClick r:id="rId30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80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03" w:history="1">
              <w:r w:rsidR="009D29BC" w:rsidRPr="00003581">
                <w:rPr>
                  <w:rFonts w:ascii="Arial" w:eastAsia="Times New Roman" w:hAnsi="Arial" w:cs="Arial"/>
                  <w:color w:val="0066B2"/>
                  <w:sz w:val="20"/>
                  <w:lang w:eastAsia="fr-FR"/>
                </w:rPr>
                <w:t xml:space="preserve">Chevalier aboyeur - </w:t>
              </w:r>
              <w:r w:rsidR="009D29BC" w:rsidRPr="00003581">
                <w:rPr>
                  <w:rFonts w:ascii="Arial" w:eastAsia="Times New Roman" w:hAnsi="Arial" w:cs="Arial"/>
                  <w:i/>
                  <w:iCs/>
                  <w:sz w:val="20"/>
                  <w:lang w:eastAsia="fr-FR"/>
                </w:rPr>
                <w:t>Tringa nebularia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5" name="Image 202" descr="Stats">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Stats">
                            <a:hlinkClick r:id="rId30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6" name="Image 203" descr="Carte">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arte">
                            <a:hlinkClick r:id="rId30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06" w:history="1">
              <w:r w:rsidR="009D29BC" w:rsidRPr="00003581">
                <w:rPr>
                  <w:rFonts w:ascii="Arial" w:eastAsia="Times New Roman" w:hAnsi="Arial" w:cs="Arial"/>
                  <w:color w:val="0066B2"/>
                  <w:sz w:val="20"/>
                  <w:lang w:eastAsia="fr-FR"/>
                </w:rPr>
                <w:t xml:space="preserve">Glaréole à collier - </w:t>
              </w:r>
              <w:r w:rsidR="009D29BC" w:rsidRPr="00003581">
                <w:rPr>
                  <w:rFonts w:ascii="Arial" w:eastAsia="Times New Roman" w:hAnsi="Arial" w:cs="Arial"/>
                  <w:i/>
                  <w:iCs/>
                  <w:sz w:val="20"/>
                  <w:lang w:eastAsia="fr-FR"/>
                </w:rPr>
                <w:t>Glareola pratincola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2012-06-10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7" name="Image 204" descr="Photo">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Photo">
                            <a:hlinkClick r:id="rId30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8" name="Image 205" descr="Stats">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Stats">
                            <a:hlinkClick r:id="rId30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09" name="Image 206" descr="Carte">
                    <a:hlinkClick xmlns:a="http://schemas.openxmlformats.org/drawingml/2006/main" r:id="rId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arte">
                            <a:hlinkClick r:id="rId30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10" w:history="1">
              <w:r w:rsidR="009D29BC" w:rsidRPr="00003581">
                <w:rPr>
                  <w:rFonts w:ascii="Arial" w:eastAsia="Times New Roman" w:hAnsi="Arial" w:cs="Arial"/>
                  <w:color w:val="0066B2"/>
                  <w:sz w:val="20"/>
                  <w:lang w:eastAsia="fr-FR"/>
                </w:rPr>
                <w:t xml:space="preserve">Mouette tridactyle - </w:t>
              </w:r>
              <w:r w:rsidR="009D29BC" w:rsidRPr="00003581">
                <w:rPr>
                  <w:rFonts w:ascii="Arial" w:eastAsia="Times New Roman" w:hAnsi="Arial" w:cs="Arial"/>
                  <w:i/>
                  <w:iCs/>
                  <w:sz w:val="20"/>
                  <w:lang w:eastAsia="fr-FR"/>
                </w:rPr>
                <w:t>Rissa tridactyla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2014-01-19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2014-01-19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0" name="Image 207" descr="Stats">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Stats">
                            <a:hlinkClick r:id="rId31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1" name="Image 208" descr="Carte">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arte">
                            <a:hlinkClick r:id="rId31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13" w:history="1">
              <w:r w:rsidR="009D29BC" w:rsidRPr="00003581">
                <w:rPr>
                  <w:rFonts w:ascii="Arial" w:eastAsia="Times New Roman" w:hAnsi="Arial" w:cs="Arial"/>
                  <w:color w:val="0066B2"/>
                  <w:sz w:val="20"/>
                  <w:lang w:eastAsia="fr-FR"/>
                </w:rPr>
                <w:t xml:space="preserve">Goéland railleur - </w:t>
              </w:r>
              <w:r w:rsidR="009D29BC" w:rsidRPr="00003581">
                <w:rPr>
                  <w:rFonts w:ascii="Arial" w:eastAsia="Times New Roman" w:hAnsi="Arial" w:cs="Arial"/>
                  <w:i/>
                  <w:iCs/>
                  <w:sz w:val="20"/>
                  <w:lang w:eastAsia="fr-FR"/>
                </w:rPr>
                <w:t>Chroicocephalus genei</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2013-10-18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2" name="Image 209" descr="Stats">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Stats">
                            <a:hlinkClick r:id="rId31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3" name="Image 210" descr="Carte">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Carte">
                            <a:hlinkClick r:id="rId31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16" w:history="1">
              <w:r w:rsidR="009D29BC" w:rsidRPr="00003581">
                <w:rPr>
                  <w:rFonts w:ascii="Arial" w:eastAsia="Times New Roman" w:hAnsi="Arial" w:cs="Arial"/>
                  <w:color w:val="0066B2"/>
                  <w:sz w:val="20"/>
                  <w:lang w:eastAsia="fr-FR"/>
                </w:rPr>
                <w:t xml:space="preserve">Mouette rieuse - </w:t>
              </w:r>
              <w:r w:rsidR="009D29BC" w:rsidRPr="00003581">
                <w:rPr>
                  <w:rFonts w:ascii="Arial" w:eastAsia="Times New Roman" w:hAnsi="Arial" w:cs="Arial"/>
                  <w:i/>
                  <w:iCs/>
                  <w:sz w:val="20"/>
                  <w:lang w:eastAsia="fr-FR"/>
                </w:rPr>
                <w:t>Chroicocephalus ridibundus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7.071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4" name="Image 211" descr="Photo">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Photo">
                            <a:hlinkClick r:id="rId31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5" name="Image 212" descr="Stats">
                    <a:hlinkClick xmlns:a="http://schemas.openxmlformats.org/drawingml/2006/main" r:id="rId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Stats">
                            <a:hlinkClick r:id="rId31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6" name="Image 213" descr="Carte">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arte">
                            <a:hlinkClick r:id="rId31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20" w:history="1">
              <w:r w:rsidR="009D29BC" w:rsidRPr="00003581">
                <w:rPr>
                  <w:rFonts w:ascii="Arial" w:eastAsia="Times New Roman" w:hAnsi="Arial" w:cs="Arial"/>
                  <w:color w:val="0066B2"/>
                  <w:sz w:val="20"/>
                  <w:lang w:eastAsia="fr-FR"/>
                </w:rPr>
                <w:t xml:space="preserve">Mouette pygmée - </w:t>
              </w:r>
              <w:r w:rsidR="009D29BC" w:rsidRPr="00003581">
                <w:rPr>
                  <w:rFonts w:ascii="Arial" w:eastAsia="Times New Roman" w:hAnsi="Arial" w:cs="Arial"/>
                  <w:i/>
                  <w:iCs/>
                  <w:sz w:val="20"/>
                  <w:lang w:eastAsia="fr-FR"/>
                </w:rPr>
                <w:t>Hydrocoloeus minutus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2013-01-22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2013-01-22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7" name="Image 214" descr="Stats">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Stats">
                            <a:hlinkClick r:id="rId32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8" name="Image 215" descr="Carte">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arte">
                            <a:hlinkClick r:id="rId32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23" w:history="1">
              <w:r w:rsidR="009D29BC" w:rsidRPr="00003581">
                <w:rPr>
                  <w:rFonts w:ascii="Arial" w:eastAsia="Times New Roman" w:hAnsi="Arial" w:cs="Arial"/>
                  <w:color w:val="0066B2"/>
                  <w:sz w:val="20"/>
                  <w:lang w:eastAsia="fr-FR"/>
                </w:rPr>
                <w:t xml:space="preserve">Goéland d'Audouin - </w:t>
              </w:r>
              <w:r w:rsidR="009D29BC" w:rsidRPr="00003581">
                <w:rPr>
                  <w:rFonts w:ascii="Arial" w:eastAsia="Times New Roman" w:hAnsi="Arial" w:cs="Arial"/>
                  <w:i/>
                  <w:iCs/>
                  <w:sz w:val="20"/>
                  <w:lang w:eastAsia="fr-FR"/>
                </w:rPr>
                <w:t>Ichthyaetus audouinii</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19" name="Image 216" descr="Photo">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Photo">
                            <a:hlinkClick r:id="rId324"/>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0" name="Image 217" descr="Stats">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Stats">
                            <a:hlinkClick r:id="rId32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1" name="Image 218" descr="Carte">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arte">
                            <a:hlinkClick r:id="rId32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27" w:history="1">
              <w:r w:rsidR="009D29BC" w:rsidRPr="00003581">
                <w:rPr>
                  <w:rFonts w:ascii="Arial" w:eastAsia="Times New Roman" w:hAnsi="Arial" w:cs="Arial"/>
                  <w:color w:val="0066B2"/>
                  <w:sz w:val="20"/>
                  <w:lang w:eastAsia="fr-FR"/>
                </w:rPr>
                <w:t xml:space="preserve">Mouette mélanocéphale - </w:t>
              </w:r>
              <w:r w:rsidR="009D29BC" w:rsidRPr="00003581">
                <w:rPr>
                  <w:rFonts w:ascii="Arial" w:eastAsia="Times New Roman" w:hAnsi="Arial" w:cs="Arial"/>
                  <w:i/>
                  <w:iCs/>
                  <w:sz w:val="20"/>
                  <w:lang w:eastAsia="fr-FR"/>
                </w:rPr>
                <w:t>Ichthyaetus melanocephalus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462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2" name="Image 219" descr="Stats">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Stats">
                            <a:hlinkClick r:id="rId32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3" name="Image 220" descr="Carte">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arte">
                            <a:hlinkClick r:id="rId32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30" w:history="1">
              <w:r w:rsidR="009D29BC" w:rsidRPr="00003581">
                <w:rPr>
                  <w:rFonts w:ascii="Arial" w:eastAsia="Times New Roman" w:hAnsi="Arial" w:cs="Arial"/>
                  <w:color w:val="0066B2"/>
                  <w:sz w:val="20"/>
                  <w:lang w:eastAsia="fr-FR"/>
                </w:rPr>
                <w:t xml:space="preserve">Goéland cendré - </w:t>
              </w:r>
              <w:r w:rsidR="009D29BC" w:rsidRPr="00003581">
                <w:rPr>
                  <w:rFonts w:ascii="Arial" w:eastAsia="Times New Roman" w:hAnsi="Arial" w:cs="Arial"/>
                  <w:i/>
                  <w:iCs/>
                  <w:sz w:val="20"/>
                  <w:lang w:eastAsia="fr-FR"/>
                </w:rPr>
                <w:t>Larus canus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2013-11-10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2013-11-10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4" name="Image 221" descr="Stats">
                    <a:hlinkClick xmlns:a="http://schemas.openxmlformats.org/drawingml/2006/main" r:id="rId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Stats">
                            <a:hlinkClick r:id="rId33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5" name="Image 222" descr="Carte">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arte">
                            <a:hlinkClick r:id="rId33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33" w:history="1">
              <w:r w:rsidR="009D29BC" w:rsidRPr="00003581">
                <w:rPr>
                  <w:rFonts w:ascii="Arial" w:eastAsia="Times New Roman" w:hAnsi="Arial" w:cs="Arial"/>
                  <w:color w:val="0066B2"/>
                  <w:sz w:val="20"/>
                  <w:lang w:eastAsia="fr-FR"/>
                </w:rPr>
                <w:t xml:space="preserve">Goéland à bec cerclé - </w:t>
              </w:r>
              <w:r w:rsidR="009D29BC" w:rsidRPr="00003581">
                <w:rPr>
                  <w:rFonts w:ascii="Arial" w:eastAsia="Times New Roman" w:hAnsi="Arial" w:cs="Arial"/>
                  <w:i/>
                  <w:iCs/>
                  <w:sz w:val="20"/>
                  <w:lang w:eastAsia="fr-FR"/>
                </w:rPr>
                <w:t>Larus delawarensis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2013-11-16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2013-11-16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6" name="Image 223" descr="Photo">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Photo">
                            <a:hlinkClick r:id="rId334"/>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7" name="Image 224" descr="Stats">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Stats">
                            <a:hlinkClick r:id="rId33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8" name="Image 225" descr="Carte">
                    <a:hlinkClick xmlns:a="http://schemas.openxmlformats.org/drawingml/2006/main" r:id="rId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arte">
                            <a:hlinkClick r:id="rId33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37" w:history="1">
              <w:r w:rsidR="009D29BC" w:rsidRPr="00003581">
                <w:rPr>
                  <w:rFonts w:ascii="Arial" w:eastAsia="Times New Roman" w:hAnsi="Arial" w:cs="Arial"/>
                  <w:color w:val="0066B2"/>
                  <w:sz w:val="20"/>
                  <w:lang w:eastAsia="fr-FR"/>
                </w:rPr>
                <w:t xml:space="preserve">Goéland leucophée - </w:t>
              </w:r>
              <w:r w:rsidR="009D29BC" w:rsidRPr="00003581">
                <w:rPr>
                  <w:rFonts w:ascii="Arial" w:eastAsia="Times New Roman" w:hAnsi="Arial" w:cs="Arial"/>
                  <w:i/>
                  <w:iCs/>
                  <w:sz w:val="20"/>
                  <w:lang w:eastAsia="fr-FR"/>
                </w:rPr>
                <w:t>Larus michahellis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482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29" name="Image 226" descr="Stats">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Stats">
                            <a:hlinkClick r:id="rId33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0" name="Image 227" descr="Carte">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arte">
                            <a:hlinkClick r:id="rId33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91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40" w:history="1">
              <w:r w:rsidR="009D29BC" w:rsidRPr="00003581">
                <w:rPr>
                  <w:rFonts w:ascii="Arial" w:eastAsia="Times New Roman" w:hAnsi="Arial" w:cs="Arial"/>
                  <w:color w:val="0066B2"/>
                  <w:sz w:val="20"/>
                  <w:lang w:eastAsia="fr-FR"/>
                </w:rPr>
                <w:t xml:space="preserve">Goéland brun - </w:t>
              </w:r>
              <w:r w:rsidR="009D29BC" w:rsidRPr="00003581">
                <w:rPr>
                  <w:rFonts w:ascii="Arial" w:eastAsia="Times New Roman" w:hAnsi="Arial" w:cs="Arial"/>
                  <w:i/>
                  <w:iCs/>
                  <w:sz w:val="20"/>
                  <w:lang w:eastAsia="fr-FR"/>
                </w:rPr>
                <w:t>Larus fuscus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12.542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1" name="Image 228" descr="Stats">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Stats">
                            <a:hlinkClick r:id="rId34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2" name="Image 229" descr="Carte">
                    <a:hlinkClick xmlns:a="http://schemas.openxmlformats.org/drawingml/2006/main" r:id="rId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arte">
                            <a:hlinkClick r:id="rId34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43" w:history="1">
              <w:r w:rsidR="009D29BC" w:rsidRPr="00003581">
                <w:rPr>
                  <w:rFonts w:ascii="Arial" w:eastAsia="Times New Roman" w:hAnsi="Arial" w:cs="Arial"/>
                  <w:color w:val="0066B2"/>
                  <w:sz w:val="20"/>
                  <w:lang w:eastAsia="fr-FR"/>
                </w:rPr>
                <w:t xml:space="preserve">Sterne hansel - </w:t>
              </w:r>
              <w:r w:rsidR="009D29BC" w:rsidRPr="00003581">
                <w:rPr>
                  <w:rFonts w:ascii="Arial" w:eastAsia="Times New Roman" w:hAnsi="Arial" w:cs="Arial"/>
                  <w:i/>
                  <w:iCs/>
                  <w:sz w:val="20"/>
                  <w:lang w:eastAsia="fr-FR"/>
                </w:rPr>
                <w:t>Gelochelidon nilotica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3" name="Image 230" descr="Stats">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Stats">
                            <a:hlinkClick r:id="rId34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4" name="Image 231" descr="Carte">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arte">
                            <a:hlinkClick r:id="rId34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46" w:history="1">
              <w:r w:rsidR="009D29BC" w:rsidRPr="00003581">
                <w:rPr>
                  <w:rFonts w:ascii="Arial" w:eastAsia="Times New Roman" w:hAnsi="Arial" w:cs="Arial"/>
                  <w:color w:val="0066B2"/>
                  <w:sz w:val="20"/>
                  <w:lang w:eastAsia="fr-FR"/>
                </w:rPr>
                <w:t xml:space="preserve">Sterne caspienne - </w:t>
              </w:r>
              <w:r w:rsidR="009D29BC" w:rsidRPr="00003581">
                <w:rPr>
                  <w:rFonts w:ascii="Arial" w:eastAsia="Times New Roman" w:hAnsi="Arial" w:cs="Arial"/>
                  <w:i/>
                  <w:iCs/>
                  <w:sz w:val="20"/>
                  <w:lang w:eastAsia="fr-FR"/>
                </w:rPr>
                <w:t>Hydroprogne caspia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5" name="Image 232" descr="Stats">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Stats">
                            <a:hlinkClick r:id="rId34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6" name="Image 233" descr="Carte">
                    <a:hlinkClick xmlns:a="http://schemas.openxmlformats.org/drawingml/2006/main" r:id="rId3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arte">
                            <a:hlinkClick r:id="rId34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49" w:history="1">
              <w:r w:rsidR="009D29BC" w:rsidRPr="00003581">
                <w:rPr>
                  <w:rFonts w:ascii="Arial" w:eastAsia="Times New Roman" w:hAnsi="Arial" w:cs="Arial"/>
                  <w:color w:val="0066B2"/>
                  <w:sz w:val="20"/>
                  <w:lang w:eastAsia="fr-FR"/>
                </w:rPr>
                <w:t xml:space="preserve">Sterne voyageuse - </w:t>
              </w:r>
              <w:r w:rsidR="009D29BC" w:rsidRPr="00003581">
                <w:rPr>
                  <w:rFonts w:ascii="Arial" w:eastAsia="Times New Roman" w:hAnsi="Arial" w:cs="Arial"/>
                  <w:i/>
                  <w:iCs/>
                  <w:sz w:val="20"/>
                  <w:lang w:eastAsia="fr-FR"/>
                </w:rPr>
                <w:t>Thalasseus bengalensis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7" name="Image 234" descr="Stats">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Stats">
                            <a:hlinkClick r:id="rId35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8" name="Image 235" descr="Carte">
                    <a:hlinkClick xmlns:a="http://schemas.openxmlformats.org/drawingml/2006/main" r:id="rId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arte">
                            <a:hlinkClick r:id="rId35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52" w:history="1">
              <w:r w:rsidR="009D29BC" w:rsidRPr="00003581">
                <w:rPr>
                  <w:rFonts w:ascii="Arial" w:eastAsia="Times New Roman" w:hAnsi="Arial" w:cs="Arial"/>
                  <w:color w:val="0066B2"/>
                  <w:sz w:val="20"/>
                  <w:lang w:eastAsia="fr-FR"/>
                </w:rPr>
                <w:t xml:space="preserve">Sterne caugek - </w:t>
              </w:r>
              <w:r w:rsidR="009D29BC" w:rsidRPr="00003581">
                <w:rPr>
                  <w:rFonts w:ascii="Arial" w:eastAsia="Times New Roman" w:hAnsi="Arial" w:cs="Arial"/>
                  <w:i/>
                  <w:iCs/>
                  <w:sz w:val="20"/>
                  <w:lang w:eastAsia="fr-FR"/>
                </w:rPr>
                <w:t>Thalasseus sandvicensis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39" name="Image 236" descr="Photo">
                    <a:hlinkClick xmlns:a="http://schemas.openxmlformats.org/drawingml/2006/main" r:id="rId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Photo">
                            <a:hlinkClick r:id="rId35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0" name="Image 237" descr="Stats">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tats">
                            <a:hlinkClick r:id="rId35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1" name="Image 238" descr="Carte">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arte">
                            <a:hlinkClick r:id="rId35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56" w:history="1">
              <w:r w:rsidR="009D29BC" w:rsidRPr="00003581">
                <w:rPr>
                  <w:rFonts w:ascii="Arial" w:eastAsia="Times New Roman" w:hAnsi="Arial" w:cs="Arial"/>
                  <w:color w:val="0066B2"/>
                  <w:sz w:val="20"/>
                  <w:lang w:eastAsia="fr-FR"/>
                </w:rPr>
                <w:t xml:space="preserve">Sterne naine - </w:t>
              </w:r>
              <w:r w:rsidR="009D29BC" w:rsidRPr="00003581">
                <w:rPr>
                  <w:rFonts w:ascii="Arial" w:eastAsia="Times New Roman" w:hAnsi="Arial" w:cs="Arial"/>
                  <w:i/>
                  <w:iCs/>
                  <w:sz w:val="20"/>
                  <w:lang w:eastAsia="fr-FR"/>
                </w:rPr>
                <w:t>Sternula albifrons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2" name="Image 239" descr="Photo">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Photo">
                            <a:hlinkClick r:id="rId35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3" name="Image 240" descr="Stats">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Stats">
                            <a:hlinkClick r:id="rId35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4" name="Image 241" descr="Carte">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arte">
                            <a:hlinkClick r:id="rId35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60" w:history="1">
              <w:r w:rsidR="009D29BC" w:rsidRPr="00003581">
                <w:rPr>
                  <w:rFonts w:ascii="Arial" w:eastAsia="Times New Roman" w:hAnsi="Arial" w:cs="Arial"/>
                  <w:color w:val="0066B2"/>
                  <w:sz w:val="20"/>
                  <w:lang w:eastAsia="fr-FR"/>
                </w:rPr>
                <w:t xml:space="preserve">Sterne pierregarin - </w:t>
              </w:r>
              <w:r w:rsidR="009D29BC" w:rsidRPr="00003581">
                <w:rPr>
                  <w:rFonts w:ascii="Arial" w:eastAsia="Times New Roman" w:hAnsi="Arial" w:cs="Arial"/>
                  <w:i/>
                  <w:iCs/>
                  <w:sz w:val="20"/>
                  <w:lang w:eastAsia="fr-FR"/>
                </w:rPr>
                <w:t>Sterna hirundo</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5" name="Image 242" descr="Stats">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Stats">
                            <a:hlinkClick r:id="rId36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6" name="Image 243" descr="Carte">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arte">
                            <a:hlinkClick r:id="rId36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63" w:history="1">
              <w:r w:rsidR="009D29BC" w:rsidRPr="00003581">
                <w:rPr>
                  <w:rFonts w:ascii="Arial" w:eastAsia="Times New Roman" w:hAnsi="Arial" w:cs="Arial"/>
                  <w:color w:val="0066B2"/>
                  <w:sz w:val="20"/>
                  <w:lang w:eastAsia="fr-FR"/>
                </w:rPr>
                <w:t xml:space="preserve">Guifette moustac - </w:t>
              </w:r>
              <w:r w:rsidR="009D29BC" w:rsidRPr="00003581">
                <w:rPr>
                  <w:rFonts w:ascii="Arial" w:eastAsia="Times New Roman" w:hAnsi="Arial" w:cs="Arial"/>
                  <w:i/>
                  <w:iCs/>
                  <w:sz w:val="20"/>
                  <w:lang w:eastAsia="fr-FR"/>
                </w:rPr>
                <w:t>Chlidonias hybrida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7" name="Image 244" descr="Stats">
                    <a:hlinkClick xmlns:a="http://schemas.openxmlformats.org/drawingml/2006/main" r:id="rId3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Stats">
                            <a:hlinkClick r:id="rId36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8" name="Image 245" descr="Carte">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arte">
                            <a:hlinkClick r:id="rId36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66" w:history="1">
              <w:r w:rsidR="009D29BC" w:rsidRPr="00003581">
                <w:rPr>
                  <w:rFonts w:ascii="Arial" w:eastAsia="Times New Roman" w:hAnsi="Arial" w:cs="Arial"/>
                  <w:color w:val="0066B2"/>
                  <w:sz w:val="20"/>
                  <w:lang w:eastAsia="fr-FR"/>
                </w:rPr>
                <w:t xml:space="preserve">Guifette noire - </w:t>
              </w:r>
              <w:r w:rsidR="009D29BC" w:rsidRPr="00003581">
                <w:rPr>
                  <w:rFonts w:ascii="Arial" w:eastAsia="Times New Roman" w:hAnsi="Arial" w:cs="Arial"/>
                  <w:i/>
                  <w:iCs/>
                  <w:sz w:val="20"/>
                  <w:lang w:eastAsia="fr-FR"/>
                </w:rPr>
                <w:t>Chlidonias niger</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49" name="Image 246" descr="Photo">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Photo">
                            <a:hlinkClick r:id="rId36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0" name="Image 247" descr="Stats">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Stats">
                            <a:hlinkClick r:id="rId36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1" name="Image 248" descr="Carte">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Carte">
                            <a:hlinkClick r:id="rId36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70" w:history="1">
              <w:r w:rsidR="009D29BC" w:rsidRPr="00003581">
                <w:rPr>
                  <w:rFonts w:ascii="Arial" w:eastAsia="Times New Roman" w:hAnsi="Arial" w:cs="Arial"/>
                  <w:color w:val="0066B2"/>
                  <w:sz w:val="20"/>
                  <w:lang w:eastAsia="fr-FR"/>
                </w:rPr>
                <w:t xml:space="preserve">Pigeon biset - </w:t>
              </w:r>
              <w:r w:rsidR="009D29BC" w:rsidRPr="00003581">
                <w:rPr>
                  <w:rFonts w:ascii="Arial" w:eastAsia="Times New Roman" w:hAnsi="Arial" w:cs="Arial"/>
                  <w:i/>
                  <w:iCs/>
                  <w:sz w:val="20"/>
                  <w:lang w:eastAsia="fr-FR"/>
                </w:rPr>
                <w:t>Columba livia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2" name="Image 249" descr="Stats">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Stats">
                            <a:hlinkClick r:id="rId37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3" name="Image 250" descr="Carte">
                    <a:hlinkClick xmlns:a="http://schemas.openxmlformats.org/drawingml/2006/main" r:id="rId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arte">
                            <a:hlinkClick r:id="rId37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73" w:history="1">
              <w:r w:rsidR="009D29BC" w:rsidRPr="00003581">
                <w:rPr>
                  <w:rFonts w:ascii="Arial" w:eastAsia="Times New Roman" w:hAnsi="Arial" w:cs="Arial"/>
                  <w:color w:val="0066B2"/>
                  <w:sz w:val="20"/>
                  <w:lang w:eastAsia="fr-FR"/>
                </w:rPr>
                <w:t xml:space="preserve">Pigeon ramier - </w:t>
              </w:r>
              <w:r w:rsidR="009D29BC" w:rsidRPr="00003581">
                <w:rPr>
                  <w:rFonts w:ascii="Arial" w:eastAsia="Times New Roman" w:hAnsi="Arial" w:cs="Arial"/>
                  <w:i/>
                  <w:iCs/>
                  <w:sz w:val="20"/>
                  <w:lang w:eastAsia="fr-FR"/>
                </w:rPr>
                <w:t>Columba palumbus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2016-08-28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2017-07-14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4" name="Image 251" descr="Stats">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Stats">
                            <a:hlinkClick r:id="rId37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5" name="Image 252" descr="Carte">
                    <a:hlinkClick xmlns:a="http://schemas.openxmlformats.org/drawingml/2006/main" r:id="rId3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arte">
                            <a:hlinkClick r:id="rId37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76" w:history="1">
              <w:r w:rsidR="009D29BC" w:rsidRPr="00003581">
                <w:rPr>
                  <w:rFonts w:ascii="Arial" w:eastAsia="Times New Roman" w:hAnsi="Arial" w:cs="Arial"/>
                  <w:color w:val="0066B2"/>
                  <w:sz w:val="20"/>
                  <w:lang w:eastAsia="fr-FR"/>
                </w:rPr>
                <w:t xml:space="preserve">Tourterelle des bois - </w:t>
              </w:r>
              <w:r w:rsidR="009D29BC" w:rsidRPr="00003581">
                <w:rPr>
                  <w:rFonts w:ascii="Arial" w:eastAsia="Times New Roman" w:hAnsi="Arial" w:cs="Arial"/>
                  <w:i/>
                  <w:iCs/>
                  <w:sz w:val="20"/>
                  <w:lang w:eastAsia="fr-FR"/>
                </w:rPr>
                <w:t>Streptopelia turtur</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6" name="Image 253" descr="Stats">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tats">
                            <a:hlinkClick r:id="rId37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7" name="Image 254" descr="Carte">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arte">
                            <a:hlinkClick r:id="rId37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103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79" w:history="1">
              <w:r w:rsidR="009D29BC" w:rsidRPr="00003581">
                <w:rPr>
                  <w:rFonts w:ascii="Arial" w:eastAsia="Times New Roman" w:hAnsi="Arial" w:cs="Arial"/>
                  <w:color w:val="0066B2"/>
                  <w:sz w:val="20"/>
                  <w:lang w:eastAsia="fr-FR"/>
                </w:rPr>
                <w:t xml:space="preserve">Tourterelle turque - </w:t>
              </w:r>
              <w:r w:rsidR="009D29BC" w:rsidRPr="00003581">
                <w:rPr>
                  <w:rFonts w:ascii="Arial" w:eastAsia="Times New Roman" w:hAnsi="Arial" w:cs="Arial"/>
                  <w:i/>
                  <w:iCs/>
                  <w:sz w:val="20"/>
                  <w:lang w:eastAsia="fr-FR"/>
                </w:rPr>
                <w:t>Streptopelia decaocto</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370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8" name="Image 255" descr="Stats">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Stats">
                            <a:hlinkClick r:id="rId38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59" name="Image 256" descr="Carte">
                    <a:hlinkClick xmlns:a="http://schemas.openxmlformats.org/drawingml/2006/main" r:id="rId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Carte">
                            <a:hlinkClick r:id="rId38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82" w:history="1">
              <w:r w:rsidR="009D29BC" w:rsidRPr="00003581">
                <w:rPr>
                  <w:rFonts w:ascii="Arial" w:eastAsia="Times New Roman" w:hAnsi="Arial" w:cs="Arial"/>
                  <w:color w:val="0066B2"/>
                  <w:sz w:val="20"/>
                  <w:lang w:eastAsia="fr-FR"/>
                </w:rPr>
                <w:t xml:space="preserve">Tourterelle maillée - </w:t>
              </w:r>
              <w:r w:rsidR="009D29BC" w:rsidRPr="00003581">
                <w:rPr>
                  <w:rFonts w:ascii="Arial" w:eastAsia="Times New Roman" w:hAnsi="Arial" w:cs="Arial"/>
                  <w:i/>
                  <w:iCs/>
                  <w:sz w:val="20"/>
                  <w:lang w:eastAsia="fr-FR"/>
                </w:rPr>
                <w:t>Spilopelia senegalensis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2012-07-14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193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0" name="Image 257" descr="Photo">
                    <a:hlinkClick xmlns:a="http://schemas.openxmlformats.org/drawingml/2006/main" r:id="rId3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Photo">
                            <a:hlinkClick r:id="rId38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1" name="Image 258" descr="Stats">
                    <a:hlinkClick xmlns:a="http://schemas.openxmlformats.org/drawingml/2006/main" r:id="rId3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tats">
                            <a:hlinkClick r:id="rId38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2" name="Image 259" descr="Carte">
                    <a:hlinkClick xmlns:a="http://schemas.openxmlformats.org/drawingml/2006/main" r:id="rId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Carte">
                            <a:hlinkClick r:id="rId38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86" w:history="1">
              <w:r w:rsidR="009D29BC" w:rsidRPr="00003581">
                <w:rPr>
                  <w:rFonts w:ascii="Arial" w:eastAsia="Times New Roman" w:hAnsi="Arial" w:cs="Arial"/>
                  <w:color w:val="0066B2"/>
                  <w:sz w:val="20"/>
                  <w:lang w:eastAsia="fr-FR"/>
                </w:rPr>
                <w:t xml:space="preserve">Coucou geai - </w:t>
              </w:r>
              <w:r w:rsidR="009D29BC" w:rsidRPr="00003581">
                <w:rPr>
                  <w:rFonts w:ascii="Arial" w:eastAsia="Times New Roman" w:hAnsi="Arial" w:cs="Arial"/>
                  <w:i/>
                  <w:iCs/>
                  <w:sz w:val="20"/>
                  <w:lang w:eastAsia="fr-FR"/>
                </w:rPr>
                <w:t>Clamator glandarius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2015-02-21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3" name="Image 260" descr="Stats">
                    <a:hlinkClick xmlns:a="http://schemas.openxmlformats.org/drawingml/2006/main" r:id="rId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Stats">
                            <a:hlinkClick r:id="rId38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4" name="Image 261" descr="Carte">
                    <a:hlinkClick xmlns:a="http://schemas.openxmlformats.org/drawingml/2006/main" r:id="rId3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Carte">
                            <a:hlinkClick r:id="rId38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89" w:history="1">
              <w:r w:rsidR="009D29BC" w:rsidRPr="00003581">
                <w:rPr>
                  <w:rFonts w:ascii="Arial" w:eastAsia="Times New Roman" w:hAnsi="Arial" w:cs="Arial"/>
                  <w:color w:val="0066B2"/>
                  <w:sz w:val="20"/>
                  <w:lang w:eastAsia="fr-FR"/>
                </w:rPr>
                <w:t xml:space="preserve">Coucou gris - </w:t>
              </w:r>
              <w:r w:rsidR="009D29BC" w:rsidRPr="00003581">
                <w:rPr>
                  <w:rFonts w:ascii="Arial" w:eastAsia="Times New Roman" w:hAnsi="Arial" w:cs="Arial"/>
                  <w:i/>
                  <w:iCs/>
                  <w:sz w:val="20"/>
                  <w:lang w:eastAsia="fr-FR"/>
                </w:rPr>
                <w:t>Cuculus canorus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2016-05-28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2018-05-01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5" name="Image 262" descr="Stats">
                    <a:hlinkClick xmlns:a="http://schemas.openxmlformats.org/drawingml/2006/main" r:id="rId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Stats">
                            <a:hlinkClick r:id="rId39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6" name="Image 263" descr="Carte">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Carte">
                            <a:hlinkClick r:id="rId39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92" w:history="1">
              <w:r w:rsidR="009D29BC" w:rsidRPr="00003581">
                <w:rPr>
                  <w:rFonts w:ascii="Arial" w:eastAsia="Times New Roman" w:hAnsi="Arial" w:cs="Arial"/>
                  <w:color w:val="0066B2"/>
                  <w:sz w:val="20"/>
                  <w:lang w:eastAsia="fr-FR"/>
                </w:rPr>
                <w:t xml:space="preserve">Chouette effraie - </w:t>
              </w:r>
              <w:r w:rsidR="009D29BC" w:rsidRPr="00003581">
                <w:rPr>
                  <w:rFonts w:ascii="Arial" w:eastAsia="Times New Roman" w:hAnsi="Arial" w:cs="Arial"/>
                  <w:i/>
                  <w:iCs/>
                  <w:sz w:val="20"/>
                  <w:lang w:eastAsia="fr-FR"/>
                </w:rPr>
                <w:t>Tyto alba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2012-07-14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2012-07-14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7" name="Image 264" descr="Stats">
                    <a:hlinkClick xmlns:a="http://schemas.openxmlformats.org/drawingml/2006/main" r:id="rId3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Stats">
                            <a:hlinkClick r:id="rId393"/>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8" name="Image 265" descr="Carte">
                    <a:hlinkClick xmlns:a="http://schemas.openxmlformats.org/drawingml/2006/main" r:id="rId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Carte">
                            <a:hlinkClick r:id="rId394"/>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95" w:history="1">
              <w:r w:rsidR="009D29BC" w:rsidRPr="00003581">
                <w:rPr>
                  <w:rFonts w:ascii="Arial" w:eastAsia="Times New Roman" w:hAnsi="Arial" w:cs="Arial"/>
                  <w:color w:val="0066B2"/>
                  <w:sz w:val="20"/>
                  <w:lang w:eastAsia="fr-FR"/>
                </w:rPr>
                <w:t xml:space="preserve">Chevêche d'Athéna - </w:t>
              </w:r>
              <w:r w:rsidR="009D29BC" w:rsidRPr="00003581">
                <w:rPr>
                  <w:rFonts w:ascii="Arial" w:eastAsia="Times New Roman" w:hAnsi="Arial" w:cs="Arial"/>
                  <w:i/>
                  <w:iCs/>
                  <w:sz w:val="20"/>
                  <w:lang w:eastAsia="fr-FR"/>
                </w:rPr>
                <w:t>Athene noctua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69" name="Image 266" descr="Photo">
                    <a:hlinkClick xmlns:a="http://schemas.openxmlformats.org/drawingml/2006/main" r:id="rId3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Photo">
                            <a:hlinkClick r:id="rId396"/>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0" name="Image 267" descr="Stats">
                    <a:hlinkClick xmlns:a="http://schemas.openxmlformats.org/drawingml/2006/main" r:id="rId3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Stats">
                            <a:hlinkClick r:id="rId39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1" name="Image 268" descr="Carte">
                    <a:hlinkClick xmlns:a="http://schemas.openxmlformats.org/drawingml/2006/main" r:id="rId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Carte">
                            <a:hlinkClick r:id="rId39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399" w:history="1">
              <w:r w:rsidR="009D29BC" w:rsidRPr="00003581">
                <w:rPr>
                  <w:rFonts w:ascii="Arial" w:eastAsia="Times New Roman" w:hAnsi="Arial" w:cs="Arial"/>
                  <w:color w:val="0066B2"/>
                  <w:sz w:val="20"/>
                  <w:lang w:eastAsia="fr-FR"/>
                </w:rPr>
                <w:t xml:space="preserve">Hibou des marais - </w:t>
              </w:r>
              <w:r w:rsidR="009D29BC" w:rsidRPr="00003581">
                <w:rPr>
                  <w:rFonts w:ascii="Arial" w:eastAsia="Times New Roman" w:hAnsi="Arial" w:cs="Arial"/>
                  <w:i/>
                  <w:iCs/>
                  <w:sz w:val="20"/>
                  <w:lang w:eastAsia="fr-FR"/>
                </w:rPr>
                <w:t>Asio flammeus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2017-09-30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2" name="Image 269" descr="Photo">
                    <a:hlinkClick xmlns:a="http://schemas.openxmlformats.org/drawingml/2006/main" r:id="rId4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Photo">
                            <a:hlinkClick r:id="rId400"/>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3" name="Image 270" descr="Stats">
                    <a:hlinkClick xmlns:a="http://schemas.openxmlformats.org/drawingml/2006/main" r:id="rId4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Stats">
                            <a:hlinkClick r:id="rId40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4" name="Image 271" descr="Carte">
                    <a:hlinkClick xmlns:a="http://schemas.openxmlformats.org/drawingml/2006/main" r:id="rId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arte">
                            <a:hlinkClick r:id="rId40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03" w:history="1">
              <w:r w:rsidR="009D29BC" w:rsidRPr="00003581">
                <w:rPr>
                  <w:rFonts w:ascii="Arial" w:eastAsia="Times New Roman" w:hAnsi="Arial" w:cs="Arial"/>
                  <w:color w:val="0066B2"/>
                  <w:sz w:val="20"/>
                  <w:lang w:eastAsia="fr-FR"/>
                </w:rPr>
                <w:t xml:space="preserve">Engoulevent à collier roux - </w:t>
              </w:r>
              <w:r w:rsidR="009D29BC" w:rsidRPr="00003581">
                <w:rPr>
                  <w:rFonts w:ascii="Arial" w:eastAsia="Times New Roman" w:hAnsi="Arial" w:cs="Arial"/>
                  <w:i/>
                  <w:iCs/>
                  <w:sz w:val="20"/>
                  <w:lang w:eastAsia="fr-FR"/>
                </w:rPr>
                <w:t>Caprimulgus ruficollis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2015-05-31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2015-05-31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5" name="Image 272" descr="Stats">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Stats">
                            <a:hlinkClick r:id="rId40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6" name="Image 273" descr="Carte">
                    <a:hlinkClick xmlns:a="http://schemas.openxmlformats.org/drawingml/2006/main" r:id="rId4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Carte">
                            <a:hlinkClick r:id="rId40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06" w:history="1">
              <w:r w:rsidR="009D29BC" w:rsidRPr="00003581">
                <w:rPr>
                  <w:rFonts w:ascii="Arial" w:eastAsia="Times New Roman" w:hAnsi="Arial" w:cs="Arial"/>
                  <w:color w:val="0066B2"/>
                  <w:sz w:val="20"/>
                  <w:lang w:eastAsia="fr-FR"/>
                </w:rPr>
                <w:t xml:space="preserve">Martinet alpin - </w:t>
              </w:r>
              <w:r w:rsidR="009D29BC" w:rsidRPr="00003581">
                <w:rPr>
                  <w:rFonts w:ascii="Arial" w:eastAsia="Times New Roman" w:hAnsi="Arial" w:cs="Arial"/>
                  <w:i/>
                  <w:iCs/>
                  <w:sz w:val="20"/>
                  <w:lang w:eastAsia="fr-FR"/>
                </w:rPr>
                <w:t>Tachymarptis melba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2012-06-10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2017-06-13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7" name="Image 274" descr="Photo">
                    <a:hlinkClick xmlns:a="http://schemas.openxmlformats.org/drawingml/2006/main" r:id="rId4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Photo">
                            <a:hlinkClick r:id="rId40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8" name="Image 275" descr="Stats">
                    <a:hlinkClick xmlns:a="http://schemas.openxmlformats.org/drawingml/2006/main" r:id="rId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Stats">
                            <a:hlinkClick r:id="rId40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79" name="Image 276" descr="Carte">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Carte">
                            <a:hlinkClick r:id="rId40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10" w:history="1">
              <w:r w:rsidR="009D29BC" w:rsidRPr="00003581">
                <w:rPr>
                  <w:rFonts w:ascii="Arial" w:eastAsia="Times New Roman" w:hAnsi="Arial" w:cs="Arial"/>
                  <w:color w:val="0066B2"/>
                  <w:sz w:val="20"/>
                  <w:lang w:eastAsia="fr-FR"/>
                </w:rPr>
                <w:t xml:space="preserve">Martinet noir - </w:t>
              </w:r>
              <w:r w:rsidR="009D29BC" w:rsidRPr="00003581">
                <w:rPr>
                  <w:rFonts w:ascii="Arial" w:eastAsia="Times New Roman" w:hAnsi="Arial" w:cs="Arial"/>
                  <w:i/>
                  <w:iCs/>
                  <w:sz w:val="20"/>
                  <w:lang w:eastAsia="fr-FR"/>
                </w:rPr>
                <w:t>Apus apus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2012-06-10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0" name="Image 277" descr="Stats">
                    <a:hlinkClick xmlns:a="http://schemas.openxmlformats.org/drawingml/2006/main" r:id="rId4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Stats">
                            <a:hlinkClick r:id="rId41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1" name="Image 278" descr="Carte">
                    <a:hlinkClick xmlns:a="http://schemas.openxmlformats.org/drawingml/2006/main" r:id="rId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Carte">
                            <a:hlinkClick r:id="rId41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13" w:history="1">
              <w:r w:rsidR="009D29BC" w:rsidRPr="00003581">
                <w:rPr>
                  <w:rFonts w:ascii="Arial" w:eastAsia="Times New Roman" w:hAnsi="Arial" w:cs="Arial"/>
                  <w:color w:val="0066B2"/>
                  <w:sz w:val="20"/>
                  <w:lang w:eastAsia="fr-FR"/>
                </w:rPr>
                <w:t xml:space="preserve">Martinet pâle - </w:t>
              </w:r>
              <w:r w:rsidR="009D29BC" w:rsidRPr="00003581">
                <w:rPr>
                  <w:rFonts w:ascii="Arial" w:eastAsia="Times New Roman" w:hAnsi="Arial" w:cs="Arial"/>
                  <w:i/>
                  <w:iCs/>
                  <w:sz w:val="20"/>
                  <w:lang w:eastAsia="fr-FR"/>
                </w:rPr>
                <w:t>Apus pallidus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1.599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2" name="Image 279" descr="Photo">
                    <a:hlinkClick xmlns:a="http://schemas.openxmlformats.org/drawingml/2006/main" r:id="rId4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Photo">
                            <a:hlinkClick r:id="rId414"/>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3" name="Image 280" descr="Stats">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Stats">
                            <a:hlinkClick r:id="rId41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4" name="Image 281" descr="Carte">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Carte">
                            <a:hlinkClick r:id="rId41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17" w:history="1">
              <w:r w:rsidR="009D29BC" w:rsidRPr="00003581">
                <w:rPr>
                  <w:rFonts w:ascii="Arial" w:eastAsia="Times New Roman" w:hAnsi="Arial" w:cs="Arial"/>
                  <w:color w:val="0066B2"/>
                  <w:sz w:val="20"/>
                  <w:lang w:eastAsia="fr-FR"/>
                </w:rPr>
                <w:t xml:space="preserve">Martinet des maisons - </w:t>
              </w:r>
              <w:r w:rsidR="009D29BC" w:rsidRPr="00003581">
                <w:rPr>
                  <w:rFonts w:ascii="Arial" w:eastAsia="Times New Roman" w:hAnsi="Arial" w:cs="Arial"/>
                  <w:i/>
                  <w:iCs/>
                  <w:sz w:val="20"/>
                  <w:lang w:eastAsia="fr-FR"/>
                </w:rPr>
                <w:t>Apus affinis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5" name="Image 282" descr="Photo">
                    <a:hlinkClick xmlns:a="http://schemas.openxmlformats.org/drawingml/2006/main" r:id="rId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Photo">
                            <a:hlinkClick r:id="rId418"/>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6" name="Image 283" descr="Stats">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Stats">
                            <a:hlinkClick r:id="rId41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7" name="Image 284" descr="Carte">
                    <a:hlinkClick xmlns:a="http://schemas.openxmlformats.org/drawingml/2006/main" r:id="rId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Carte">
                            <a:hlinkClick r:id="rId42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115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21" w:history="1">
              <w:r w:rsidR="009D29BC" w:rsidRPr="00003581">
                <w:rPr>
                  <w:rFonts w:ascii="Arial" w:eastAsia="Times New Roman" w:hAnsi="Arial" w:cs="Arial"/>
                  <w:color w:val="0066B2"/>
                  <w:sz w:val="20"/>
                  <w:lang w:eastAsia="fr-FR"/>
                </w:rPr>
                <w:t xml:space="preserve">Rollier d'Europe - </w:t>
              </w:r>
              <w:r w:rsidR="009D29BC" w:rsidRPr="00003581">
                <w:rPr>
                  <w:rFonts w:ascii="Arial" w:eastAsia="Times New Roman" w:hAnsi="Arial" w:cs="Arial"/>
                  <w:i/>
                  <w:iCs/>
                  <w:sz w:val="20"/>
                  <w:lang w:eastAsia="fr-FR"/>
                </w:rPr>
                <w:t>Coracias garrulus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8" name="Image 285" descr="Stats">
                    <a:hlinkClick xmlns:a="http://schemas.openxmlformats.org/drawingml/2006/main" r:id="rId4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Stats">
                            <a:hlinkClick r:id="rId42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89" name="Image 286" descr="Carte">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Carte">
                            <a:hlinkClick r:id="rId42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24" w:history="1">
              <w:r w:rsidR="009D29BC" w:rsidRPr="00003581">
                <w:rPr>
                  <w:rFonts w:ascii="Arial" w:eastAsia="Times New Roman" w:hAnsi="Arial" w:cs="Arial"/>
                  <w:color w:val="0066B2"/>
                  <w:sz w:val="20"/>
                  <w:lang w:eastAsia="fr-FR"/>
                </w:rPr>
                <w:t xml:space="preserve">Martin-pêcheur d'Europe - </w:t>
              </w:r>
              <w:r w:rsidR="009D29BC" w:rsidRPr="00003581">
                <w:rPr>
                  <w:rFonts w:ascii="Arial" w:eastAsia="Times New Roman" w:hAnsi="Arial" w:cs="Arial"/>
                  <w:i/>
                  <w:iCs/>
                  <w:sz w:val="20"/>
                  <w:lang w:eastAsia="fr-FR"/>
                </w:rPr>
                <w:t>Alcedo atthis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2011-09-27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0" name="Image 287" descr="Photo">
                    <a:hlinkClick xmlns:a="http://schemas.openxmlformats.org/drawingml/2006/main" r:id="rId4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Photo">
                            <a:hlinkClick r:id="rId425"/>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1" name="Image 288" descr="Stats">
                    <a:hlinkClick xmlns:a="http://schemas.openxmlformats.org/drawingml/2006/main" r:id="rId4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Stats">
                            <a:hlinkClick r:id="rId42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2" name="Image 289" descr="Carte">
                    <a:hlinkClick xmlns:a="http://schemas.openxmlformats.org/drawingml/2006/main" r:id="rId4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Carte">
                            <a:hlinkClick r:id="rId42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28" w:history="1">
              <w:r w:rsidR="009D29BC" w:rsidRPr="00003581">
                <w:rPr>
                  <w:rFonts w:ascii="Arial" w:eastAsia="Times New Roman" w:hAnsi="Arial" w:cs="Arial"/>
                  <w:color w:val="0066B2"/>
                  <w:sz w:val="20"/>
                  <w:lang w:eastAsia="fr-FR"/>
                </w:rPr>
                <w:t xml:space="preserve">Guêpier d'Europe - </w:t>
              </w:r>
              <w:r w:rsidR="009D29BC" w:rsidRPr="00003581">
                <w:rPr>
                  <w:rFonts w:ascii="Arial" w:eastAsia="Times New Roman" w:hAnsi="Arial" w:cs="Arial"/>
                  <w:i/>
                  <w:iCs/>
                  <w:sz w:val="20"/>
                  <w:lang w:eastAsia="fr-FR"/>
                </w:rPr>
                <w:t>Merops apiaster</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2012-06-10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3" name="Image 290" descr="Stats">
                    <a:hlinkClick xmlns:a="http://schemas.openxmlformats.org/drawingml/2006/main" r:id="rId4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Stats">
                            <a:hlinkClick r:id="rId42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4" name="Image 291" descr="Carte">
                    <a:hlinkClick xmlns:a="http://schemas.openxmlformats.org/drawingml/2006/main" r:id="rId4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Carte">
                            <a:hlinkClick r:id="rId43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31" w:history="1">
              <w:r w:rsidR="009D29BC" w:rsidRPr="00003581">
                <w:rPr>
                  <w:rFonts w:ascii="Arial" w:eastAsia="Times New Roman" w:hAnsi="Arial" w:cs="Arial"/>
                  <w:color w:val="0066B2"/>
                  <w:sz w:val="20"/>
                  <w:lang w:eastAsia="fr-FR"/>
                </w:rPr>
                <w:t xml:space="preserve">Huppe fasciée - </w:t>
              </w:r>
              <w:r w:rsidR="009D29BC" w:rsidRPr="00003581">
                <w:rPr>
                  <w:rFonts w:ascii="Arial" w:eastAsia="Times New Roman" w:hAnsi="Arial" w:cs="Arial"/>
                  <w:i/>
                  <w:iCs/>
                  <w:sz w:val="20"/>
                  <w:lang w:eastAsia="fr-FR"/>
                </w:rPr>
                <w:t>Upupa epops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5" name="Image 292" descr="Photo">
                    <a:hlinkClick xmlns:a="http://schemas.openxmlformats.org/drawingml/2006/main" r:id="rId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Photo">
                            <a:hlinkClick r:id="rId432"/>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6" name="Image 293" descr="Stats">
                    <a:hlinkClick xmlns:a="http://schemas.openxmlformats.org/drawingml/2006/main" r:id="rId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Stats">
                            <a:hlinkClick r:id="rId433"/>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7" name="Image 294" descr="Carte">
                    <a:hlinkClick xmlns:a="http://schemas.openxmlformats.org/drawingml/2006/main" r:id="rId4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Carte">
                            <a:hlinkClick r:id="rId434"/>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35" w:history="1">
              <w:r w:rsidR="009D29BC" w:rsidRPr="00003581">
                <w:rPr>
                  <w:rFonts w:ascii="Arial" w:eastAsia="Times New Roman" w:hAnsi="Arial" w:cs="Arial"/>
                  <w:color w:val="0066B2"/>
                  <w:sz w:val="20"/>
                  <w:lang w:eastAsia="fr-FR"/>
                </w:rPr>
                <w:t xml:space="preserve">Torcol fourmilier - </w:t>
              </w:r>
              <w:r w:rsidR="009D29BC" w:rsidRPr="00003581">
                <w:rPr>
                  <w:rFonts w:ascii="Arial" w:eastAsia="Times New Roman" w:hAnsi="Arial" w:cs="Arial"/>
                  <w:i/>
                  <w:iCs/>
                  <w:sz w:val="20"/>
                  <w:lang w:eastAsia="fr-FR"/>
                </w:rPr>
                <w:t>Jynx torquilla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2013-03-31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2013-03-31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8" name="Image 295" descr="Stats">
                    <a:hlinkClick xmlns:a="http://schemas.openxmlformats.org/drawingml/2006/main" r:id="rId4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Stats">
                            <a:hlinkClick r:id="rId43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299" name="Image 296" descr="Carte">
                    <a:hlinkClick xmlns:a="http://schemas.openxmlformats.org/drawingml/2006/main" r:id="rId4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Carte">
                            <a:hlinkClick r:id="rId43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38" w:history="1">
              <w:r w:rsidR="009D29BC" w:rsidRPr="00003581">
                <w:rPr>
                  <w:rFonts w:ascii="Arial" w:eastAsia="Times New Roman" w:hAnsi="Arial" w:cs="Arial"/>
                  <w:color w:val="0066B2"/>
                  <w:sz w:val="20"/>
                  <w:lang w:eastAsia="fr-FR"/>
                </w:rPr>
                <w:t xml:space="preserve">Faucon crécerelle - </w:t>
              </w:r>
              <w:r w:rsidR="009D29BC" w:rsidRPr="00003581">
                <w:rPr>
                  <w:rFonts w:ascii="Arial" w:eastAsia="Times New Roman" w:hAnsi="Arial" w:cs="Arial"/>
                  <w:i/>
                  <w:iCs/>
                  <w:sz w:val="20"/>
                  <w:lang w:eastAsia="fr-FR"/>
                </w:rPr>
                <w:t>Falco tinnunculus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0" name="Image 297" descr="Photo">
                    <a:hlinkClick xmlns:a="http://schemas.openxmlformats.org/drawingml/2006/main" r:id="rId4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Photo">
                            <a:hlinkClick r:id="rId439"/>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1" name="Image 298" descr="Stats">
                    <a:hlinkClick xmlns:a="http://schemas.openxmlformats.org/drawingml/2006/main" r:id="rId4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Stats">
                            <a:hlinkClick r:id="rId44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2" name="Image 299" descr="Carte">
                    <a:hlinkClick xmlns:a="http://schemas.openxmlformats.org/drawingml/2006/main" r:id="rId4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Carte">
                            <a:hlinkClick r:id="rId44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42" w:history="1">
              <w:r w:rsidR="009D29BC" w:rsidRPr="00003581">
                <w:rPr>
                  <w:rFonts w:ascii="Arial" w:eastAsia="Times New Roman" w:hAnsi="Arial" w:cs="Arial"/>
                  <w:color w:val="0066B2"/>
                  <w:sz w:val="20"/>
                  <w:lang w:eastAsia="fr-FR"/>
                </w:rPr>
                <w:t xml:space="preserve">Faucon lanier - </w:t>
              </w:r>
              <w:r w:rsidR="009D29BC" w:rsidRPr="00003581">
                <w:rPr>
                  <w:rFonts w:ascii="Arial" w:eastAsia="Times New Roman" w:hAnsi="Arial" w:cs="Arial"/>
                  <w:i/>
                  <w:iCs/>
                  <w:sz w:val="20"/>
                  <w:lang w:eastAsia="fr-FR"/>
                </w:rPr>
                <w:t>Falco biarmicus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2014-01-19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2014-01-19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3" name="Image 300" descr="Stats">
                    <a:hlinkClick xmlns:a="http://schemas.openxmlformats.org/drawingml/2006/main" r:id="rId4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Stats">
                            <a:hlinkClick r:id="rId443"/>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4" name="Image 301" descr="Carte">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arte">
                            <a:hlinkClick r:id="rId444"/>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45" w:history="1">
              <w:r w:rsidR="009D29BC" w:rsidRPr="00003581">
                <w:rPr>
                  <w:rFonts w:ascii="Arial" w:eastAsia="Times New Roman" w:hAnsi="Arial" w:cs="Arial"/>
                  <w:color w:val="0066B2"/>
                  <w:sz w:val="20"/>
                  <w:lang w:eastAsia="fr-FR"/>
                </w:rPr>
                <w:t xml:space="preserve">Faucon pèlerin - </w:t>
              </w:r>
              <w:r w:rsidR="009D29BC" w:rsidRPr="00003581">
                <w:rPr>
                  <w:rFonts w:ascii="Arial" w:eastAsia="Times New Roman" w:hAnsi="Arial" w:cs="Arial"/>
                  <w:i/>
                  <w:iCs/>
                  <w:sz w:val="20"/>
                  <w:lang w:eastAsia="fr-FR"/>
                </w:rPr>
                <w:t>Falco peregrinus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5" name="Image 302" descr="Stats">
                    <a:hlinkClick xmlns:a="http://schemas.openxmlformats.org/drawingml/2006/main" r:id="rId4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Stats">
                            <a:hlinkClick r:id="rId44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6" name="Image 303" descr="Carte">
                    <a:hlinkClick xmlns:a="http://schemas.openxmlformats.org/drawingml/2006/main" r:id="rId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Carte">
                            <a:hlinkClick r:id="rId44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48" w:history="1">
              <w:r w:rsidR="009D29BC" w:rsidRPr="00003581">
                <w:rPr>
                  <w:rFonts w:ascii="Arial" w:eastAsia="Times New Roman" w:hAnsi="Arial" w:cs="Arial"/>
                  <w:color w:val="0066B2"/>
                  <w:sz w:val="20"/>
                  <w:lang w:eastAsia="fr-FR"/>
                </w:rPr>
                <w:t xml:space="preserve">Pie-grièche grise - </w:t>
              </w:r>
              <w:r w:rsidR="009D29BC" w:rsidRPr="00003581">
                <w:rPr>
                  <w:rFonts w:ascii="Arial" w:eastAsia="Times New Roman" w:hAnsi="Arial" w:cs="Arial"/>
                  <w:i/>
                  <w:iCs/>
                  <w:sz w:val="20"/>
                  <w:lang w:eastAsia="fr-FR"/>
                </w:rPr>
                <w:t>Lanius excubitor</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2018-01-28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7" name="Image 304" descr="Stats">
                    <a:hlinkClick xmlns:a="http://schemas.openxmlformats.org/drawingml/2006/main" r:id="rId4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Stats">
                            <a:hlinkClick r:id="rId44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8" name="Image 305" descr="Carte">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Carte">
                            <a:hlinkClick r:id="rId45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51" w:history="1">
              <w:r w:rsidR="009D29BC" w:rsidRPr="00003581">
                <w:rPr>
                  <w:rFonts w:ascii="Arial" w:eastAsia="Times New Roman" w:hAnsi="Arial" w:cs="Arial"/>
                  <w:color w:val="0066B2"/>
                  <w:sz w:val="20"/>
                  <w:lang w:eastAsia="fr-FR"/>
                </w:rPr>
                <w:t xml:space="preserve">Pie-grièche à tête rousse - </w:t>
              </w:r>
              <w:r w:rsidR="009D29BC" w:rsidRPr="00003581">
                <w:rPr>
                  <w:rFonts w:ascii="Arial" w:eastAsia="Times New Roman" w:hAnsi="Arial" w:cs="Arial"/>
                  <w:i/>
                  <w:iCs/>
                  <w:sz w:val="20"/>
                  <w:lang w:eastAsia="fr-FR"/>
                </w:rPr>
                <w:t>Lanius senator</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09" name="Image 306" descr="Stats">
                    <a:hlinkClick xmlns:a="http://schemas.openxmlformats.org/drawingml/2006/main" r:id="rId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Stats">
                            <a:hlinkClick r:id="rId45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0" name="Image 307" descr="Carte">
                    <a:hlinkClick xmlns:a="http://schemas.openxmlformats.org/drawingml/2006/main" r:id="rId4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Carte">
                            <a:hlinkClick r:id="rId45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54" w:history="1">
              <w:r w:rsidR="009D29BC" w:rsidRPr="00003581">
                <w:rPr>
                  <w:rFonts w:ascii="Arial" w:eastAsia="Times New Roman" w:hAnsi="Arial" w:cs="Arial"/>
                  <w:color w:val="0066B2"/>
                  <w:sz w:val="20"/>
                  <w:lang w:eastAsia="fr-FR"/>
                </w:rPr>
                <w:t xml:space="preserve">Loriot d'Europe - </w:t>
              </w:r>
              <w:r w:rsidR="009D29BC" w:rsidRPr="00003581">
                <w:rPr>
                  <w:rFonts w:ascii="Arial" w:eastAsia="Times New Roman" w:hAnsi="Arial" w:cs="Arial"/>
                  <w:i/>
                  <w:iCs/>
                  <w:sz w:val="20"/>
                  <w:lang w:eastAsia="fr-FR"/>
                </w:rPr>
                <w:t>Oriolus oriolus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2014-05-11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1" name="Image 308" descr="Stats">
                    <a:hlinkClick xmlns:a="http://schemas.openxmlformats.org/drawingml/2006/main" r:id="rId4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Stats">
                            <a:hlinkClick r:id="rId45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2" name="Image 309" descr="Carte">
                    <a:hlinkClick xmlns:a="http://schemas.openxmlformats.org/drawingml/2006/main" r:id="rId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Carte">
                            <a:hlinkClick r:id="rId45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57" w:history="1">
              <w:r w:rsidR="009D29BC" w:rsidRPr="00003581">
                <w:rPr>
                  <w:rFonts w:ascii="Arial" w:eastAsia="Times New Roman" w:hAnsi="Arial" w:cs="Arial"/>
                  <w:color w:val="0066B2"/>
                  <w:sz w:val="20"/>
                  <w:lang w:eastAsia="fr-FR"/>
                </w:rPr>
                <w:t xml:space="preserve">Pie bavarde de Mauritanie - </w:t>
              </w:r>
              <w:r w:rsidR="009D29BC" w:rsidRPr="00003581">
                <w:rPr>
                  <w:rFonts w:ascii="Arial" w:eastAsia="Times New Roman" w:hAnsi="Arial" w:cs="Arial"/>
                  <w:i/>
                  <w:iCs/>
                  <w:sz w:val="20"/>
                  <w:lang w:eastAsia="fr-FR"/>
                </w:rPr>
                <w:t>Pica mauritanica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2018-01-28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2018-01-28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3" name="Image 310" descr="Stats">
                    <a:hlinkClick xmlns:a="http://schemas.openxmlformats.org/drawingml/2006/main" r:id="rId4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Stats">
                            <a:hlinkClick r:id="rId45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4" name="Image 311" descr="Carte">
                    <a:hlinkClick xmlns:a="http://schemas.openxmlformats.org/drawingml/2006/main" r:id="rId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Carte">
                            <a:hlinkClick r:id="rId45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127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60" w:history="1">
              <w:r w:rsidR="009D29BC" w:rsidRPr="00003581">
                <w:rPr>
                  <w:rFonts w:ascii="Arial" w:eastAsia="Times New Roman" w:hAnsi="Arial" w:cs="Arial"/>
                  <w:color w:val="0066B2"/>
                  <w:sz w:val="20"/>
                  <w:lang w:eastAsia="fr-FR"/>
                </w:rPr>
                <w:t xml:space="preserve">Choucas des tours - </w:t>
              </w:r>
              <w:r w:rsidR="009D29BC" w:rsidRPr="00003581">
                <w:rPr>
                  <w:rFonts w:ascii="Arial" w:eastAsia="Times New Roman" w:hAnsi="Arial" w:cs="Arial"/>
                  <w:i/>
                  <w:iCs/>
                  <w:sz w:val="20"/>
                  <w:lang w:eastAsia="fr-FR"/>
                </w:rPr>
                <w:t>Coloeus monedula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2012-06-10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5" name="Image 312" descr="Stats">
                    <a:hlinkClick xmlns:a="http://schemas.openxmlformats.org/drawingml/2006/main" r:id="rId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Stats">
                            <a:hlinkClick r:id="rId46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6" name="Image 313" descr="Carte">
                    <a:hlinkClick xmlns:a="http://schemas.openxmlformats.org/drawingml/2006/main" r:id="rId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Carte">
                            <a:hlinkClick r:id="rId46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63" w:history="1">
              <w:r w:rsidR="009D29BC" w:rsidRPr="00003581">
                <w:rPr>
                  <w:rFonts w:ascii="Arial" w:eastAsia="Times New Roman" w:hAnsi="Arial" w:cs="Arial"/>
                  <w:color w:val="0066B2"/>
                  <w:sz w:val="20"/>
                  <w:lang w:eastAsia="fr-FR"/>
                </w:rPr>
                <w:t xml:space="preserve">Mésange nord-africaine - </w:t>
              </w:r>
              <w:r w:rsidR="009D29BC" w:rsidRPr="00003581">
                <w:rPr>
                  <w:rFonts w:ascii="Arial" w:eastAsia="Times New Roman" w:hAnsi="Arial" w:cs="Arial"/>
                  <w:i/>
                  <w:iCs/>
                  <w:sz w:val="20"/>
                  <w:lang w:eastAsia="fr-FR"/>
                </w:rPr>
                <w:t>Cyanistes teneriffae</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2015-11-20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2015-11-20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7" name="Image 314" descr="Stats">
                    <a:hlinkClick xmlns:a="http://schemas.openxmlformats.org/drawingml/2006/main" r:id="rId4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Stats">
                            <a:hlinkClick r:id="rId46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8" name="Image 315" descr="Carte">
                    <a:hlinkClick xmlns:a="http://schemas.openxmlformats.org/drawingml/2006/main" r:id="rId4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Carte">
                            <a:hlinkClick r:id="rId46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66" w:history="1">
              <w:r w:rsidR="009D29BC" w:rsidRPr="00003581">
                <w:rPr>
                  <w:rFonts w:ascii="Arial" w:eastAsia="Times New Roman" w:hAnsi="Arial" w:cs="Arial"/>
                  <w:color w:val="0066B2"/>
                  <w:sz w:val="20"/>
                  <w:lang w:eastAsia="fr-FR"/>
                </w:rPr>
                <w:t xml:space="preserve">Alouette des champs - </w:t>
              </w:r>
              <w:r w:rsidR="009D29BC" w:rsidRPr="00003581">
                <w:rPr>
                  <w:rFonts w:ascii="Arial" w:eastAsia="Times New Roman" w:hAnsi="Arial" w:cs="Arial"/>
                  <w:i/>
                  <w:iCs/>
                  <w:sz w:val="20"/>
                  <w:lang w:eastAsia="fr-FR"/>
                </w:rPr>
                <w:t>Alauda arvensis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19" name="Image 316" descr="Stats">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Stats">
                            <a:hlinkClick r:id="rId46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0" name="Image 317" descr="Carte">
                    <a:hlinkClick xmlns:a="http://schemas.openxmlformats.org/drawingml/2006/main" r:id="rId4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Carte">
                            <a:hlinkClick r:id="rId46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69" w:history="1">
              <w:r w:rsidR="009D29BC" w:rsidRPr="00003581">
                <w:rPr>
                  <w:rFonts w:ascii="Arial" w:eastAsia="Times New Roman" w:hAnsi="Arial" w:cs="Arial"/>
                  <w:color w:val="0066B2"/>
                  <w:sz w:val="20"/>
                  <w:lang w:eastAsia="fr-FR"/>
                </w:rPr>
                <w:t xml:space="preserve">Cochevis de Thékla - </w:t>
              </w:r>
              <w:r w:rsidR="009D29BC" w:rsidRPr="00003581">
                <w:rPr>
                  <w:rFonts w:ascii="Arial" w:eastAsia="Times New Roman" w:hAnsi="Arial" w:cs="Arial"/>
                  <w:i/>
                  <w:iCs/>
                  <w:sz w:val="20"/>
                  <w:lang w:eastAsia="fr-FR"/>
                </w:rPr>
                <w:t>Galerida theklae</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1" name="Image 318" descr="Stats">
                    <a:hlinkClick xmlns:a="http://schemas.openxmlformats.org/drawingml/2006/main" r:id="rId4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Stats">
                            <a:hlinkClick r:id="rId47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2" name="Image 319" descr="Carte">
                    <a:hlinkClick xmlns:a="http://schemas.openxmlformats.org/drawingml/2006/main" r:id="rId4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Carte">
                            <a:hlinkClick r:id="rId47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72" w:history="1">
              <w:r w:rsidR="009D29BC" w:rsidRPr="00003581">
                <w:rPr>
                  <w:rFonts w:ascii="Arial" w:eastAsia="Times New Roman" w:hAnsi="Arial" w:cs="Arial"/>
                  <w:color w:val="0066B2"/>
                  <w:sz w:val="20"/>
                  <w:lang w:eastAsia="fr-FR"/>
                </w:rPr>
                <w:t xml:space="preserve">Cochevis huppé - </w:t>
              </w:r>
              <w:r w:rsidR="009D29BC" w:rsidRPr="00003581">
                <w:rPr>
                  <w:rFonts w:ascii="Arial" w:eastAsia="Times New Roman" w:hAnsi="Arial" w:cs="Arial"/>
                  <w:i/>
                  <w:iCs/>
                  <w:sz w:val="20"/>
                  <w:lang w:eastAsia="fr-FR"/>
                </w:rPr>
                <w:t>Galerida cristata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360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3" name="Image 320" descr="Photo">
                    <a:hlinkClick xmlns:a="http://schemas.openxmlformats.org/drawingml/2006/main" r:id="rId4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Photo">
                            <a:hlinkClick r:id="rId47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4" name="Image 321" descr="Stats">
                    <a:hlinkClick xmlns:a="http://schemas.openxmlformats.org/drawingml/2006/main" r:id="rId4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Stats">
                            <a:hlinkClick r:id="rId47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5" name="Image 322" descr="Carte">
                    <a:hlinkClick xmlns:a="http://schemas.openxmlformats.org/drawingml/2006/main" r:id="rId4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Carte">
                            <a:hlinkClick r:id="rId47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76" w:history="1">
              <w:r w:rsidR="009D29BC" w:rsidRPr="00003581">
                <w:rPr>
                  <w:rFonts w:ascii="Arial" w:eastAsia="Times New Roman" w:hAnsi="Arial" w:cs="Arial"/>
                  <w:color w:val="0066B2"/>
                  <w:sz w:val="20"/>
                  <w:lang w:eastAsia="fr-FR"/>
                </w:rPr>
                <w:t xml:space="preserve">Alouette calandrelle - </w:t>
              </w:r>
              <w:r w:rsidR="009D29BC" w:rsidRPr="00003581">
                <w:rPr>
                  <w:rFonts w:ascii="Arial" w:eastAsia="Times New Roman" w:hAnsi="Arial" w:cs="Arial"/>
                  <w:i/>
                  <w:iCs/>
                  <w:sz w:val="20"/>
                  <w:lang w:eastAsia="fr-FR"/>
                </w:rPr>
                <w:t>Calandrella brachydactyla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6" name="Image 323" descr="Stats">
                    <a:hlinkClick xmlns:a="http://schemas.openxmlformats.org/drawingml/2006/main" r:id="rId4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Stats">
                            <a:hlinkClick r:id="rId47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7" name="Image 324" descr="Carte">
                    <a:hlinkClick xmlns:a="http://schemas.openxmlformats.org/drawingml/2006/main" r:id="rId4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Carte">
                            <a:hlinkClick r:id="rId47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79" w:history="1">
              <w:r w:rsidR="009D29BC" w:rsidRPr="00003581">
                <w:rPr>
                  <w:rFonts w:ascii="Arial" w:eastAsia="Times New Roman" w:hAnsi="Arial" w:cs="Arial"/>
                  <w:color w:val="0066B2"/>
                  <w:sz w:val="20"/>
                  <w:lang w:eastAsia="fr-FR"/>
                </w:rPr>
                <w:t xml:space="preserve">Bulbul des jardins - </w:t>
              </w:r>
              <w:r w:rsidR="009D29BC" w:rsidRPr="00003581">
                <w:rPr>
                  <w:rFonts w:ascii="Arial" w:eastAsia="Times New Roman" w:hAnsi="Arial" w:cs="Arial"/>
                  <w:i/>
                  <w:iCs/>
                  <w:sz w:val="20"/>
                  <w:lang w:eastAsia="fr-FR"/>
                </w:rPr>
                <w:t>Pycnonotus barbatus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2013-05-08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2017-11-12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8" name="Image 325" descr="Stats">
                    <a:hlinkClick xmlns:a="http://schemas.openxmlformats.org/drawingml/2006/main" r:id="rId4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Stats">
                            <a:hlinkClick r:id="rId48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29" name="Image 326" descr="Carte">
                    <a:hlinkClick xmlns:a="http://schemas.openxmlformats.org/drawingml/2006/main" r:id="rId4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Carte">
                            <a:hlinkClick r:id="rId48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82" w:history="1">
              <w:r w:rsidR="009D29BC" w:rsidRPr="00003581">
                <w:rPr>
                  <w:rFonts w:ascii="Arial" w:eastAsia="Times New Roman" w:hAnsi="Arial" w:cs="Arial"/>
                  <w:color w:val="0066B2"/>
                  <w:sz w:val="20"/>
                  <w:lang w:eastAsia="fr-FR"/>
                </w:rPr>
                <w:t xml:space="preserve">Hirondelle paludicole - </w:t>
              </w:r>
              <w:r w:rsidR="009D29BC" w:rsidRPr="00003581">
                <w:rPr>
                  <w:rFonts w:ascii="Arial" w:eastAsia="Times New Roman" w:hAnsi="Arial" w:cs="Arial"/>
                  <w:i/>
                  <w:iCs/>
                  <w:sz w:val="20"/>
                  <w:lang w:eastAsia="fr-FR"/>
                </w:rPr>
                <w:t>Riparia paludicola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871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0" name="Image 327" descr="Photo">
                    <a:hlinkClick xmlns:a="http://schemas.openxmlformats.org/drawingml/2006/main" r:id="rId4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Photo">
                            <a:hlinkClick r:id="rId48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1" name="Image 328" descr="Stats">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tats">
                            <a:hlinkClick r:id="rId48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2" name="Image 329" descr="Carte">
                    <a:hlinkClick xmlns:a="http://schemas.openxmlformats.org/drawingml/2006/main" r:id="rId4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Carte">
                            <a:hlinkClick r:id="rId48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86" w:history="1">
              <w:r w:rsidR="009D29BC" w:rsidRPr="00003581">
                <w:rPr>
                  <w:rFonts w:ascii="Arial" w:eastAsia="Times New Roman" w:hAnsi="Arial" w:cs="Arial"/>
                  <w:color w:val="0066B2"/>
                  <w:sz w:val="20"/>
                  <w:lang w:eastAsia="fr-FR"/>
                </w:rPr>
                <w:t xml:space="preserve">Hirondelle de rivage - </w:t>
              </w:r>
              <w:r w:rsidR="009D29BC" w:rsidRPr="00003581">
                <w:rPr>
                  <w:rFonts w:ascii="Arial" w:eastAsia="Times New Roman" w:hAnsi="Arial" w:cs="Arial"/>
                  <w:i/>
                  <w:iCs/>
                  <w:sz w:val="20"/>
                  <w:lang w:eastAsia="fr-FR"/>
                </w:rPr>
                <w:t>Riparia riparia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586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3" name="Image 330" descr="Photo">
                    <a:hlinkClick xmlns:a="http://schemas.openxmlformats.org/drawingml/2006/main" r:id="rId4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Photo">
                            <a:hlinkClick r:id="rId48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4" name="Image 331" descr="Stats">
                    <a:hlinkClick xmlns:a="http://schemas.openxmlformats.org/drawingml/2006/main" r:id="rId4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Stats">
                            <a:hlinkClick r:id="rId48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5" name="Image 332" descr="Carte">
                    <a:hlinkClick xmlns:a="http://schemas.openxmlformats.org/drawingml/2006/main" r:id="rId4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Carte">
                            <a:hlinkClick r:id="rId48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90" w:history="1">
              <w:r w:rsidR="009D29BC" w:rsidRPr="00003581">
                <w:rPr>
                  <w:rFonts w:ascii="Arial" w:eastAsia="Times New Roman" w:hAnsi="Arial" w:cs="Arial"/>
                  <w:color w:val="0066B2"/>
                  <w:sz w:val="20"/>
                  <w:lang w:eastAsia="fr-FR"/>
                </w:rPr>
                <w:t xml:space="preserve">Hirondelle rustique - </w:t>
              </w:r>
              <w:r w:rsidR="009D29BC" w:rsidRPr="00003581">
                <w:rPr>
                  <w:rFonts w:ascii="Arial" w:eastAsia="Times New Roman" w:hAnsi="Arial" w:cs="Arial"/>
                  <w:i/>
                  <w:iCs/>
                  <w:sz w:val="20"/>
                  <w:lang w:eastAsia="fr-FR"/>
                </w:rPr>
                <w:t>Hirundo rustica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7.555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6" name="Image 333" descr="Photo">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Photo">
                            <a:hlinkClick r:id="rId49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7" name="Image 334" descr="Stats">
                    <a:hlinkClick xmlns:a="http://schemas.openxmlformats.org/drawingml/2006/main" r:id="rId4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Stats">
                            <a:hlinkClick r:id="rId49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8" name="Image 335" descr="Carte">
                    <a:hlinkClick xmlns:a="http://schemas.openxmlformats.org/drawingml/2006/main" r:id="rId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Carte">
                            <a:hlinkClick r:id="rId49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94" w:history="1">
              <w:r w:rsidR="009D29BC" w:rsidRPr="00003581">
                <w:rPr>
                  <w:rFonts w:ascii="Arial" w:eastAsia="Times New Roman" w:hAnsi="Arial" w:cs="Arial"/>
                  <w:color w:val="0066B2"/>
                  <w:sz w:val="20"/>
                  <w:lang w:eastAsia="fr-FR"/>
                </w:rPr>
                <w:t xml:space="preserve">Hirondelle de fenêtre - </w:t>
              </w:r>
              <w:r w:rsidR="009D29BC" w:rsidRPr="00003581">
                <w:rPr>
                  <w:rFonts w:ascii="Arial" w:eastAsia="Times New Roman" w:hAnsi="Arial" w:cs="Arial"/>
                  <w:i/>
                  <w:iCs/>
                  <w:sz w:val="20"/>
                  <w:lang w:eastAsia="fr-FR"/>
                </w:rPr>
                <w:t>Delichon urbicum</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2018-03-17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39" name="Image 336" descr="Stats">
                    <a:hlinkClick xmlns:a="http://schemas.openxmlformats.org/drawingml/2006/main" r:id="rId4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Stats">
                            <a:hlinkClick r:id="rId49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0" name="Image 337" descr="Carte">
                    <a:hlinkClick xmlns:a="http://schemas.openxmlformats.org/drawingml/2006/main" r:id="rId4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Carte">
                            <a:hlinkClick r:id="rId49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497" w:history="1">
              <w:r w:rsidR="009D29BC" w:rsidRPr="00003581">
                <w:rPr>
                  <w:rFonts w:ascii="Arial" w:eastAsia="Times New Roman" w:hAnsi="Arial" w:cs="Arial"/>
                  <w:color w:val="0066B2"/>
                  <w:sz w:val="20"/>
                  <w:lang w:eastAsia="fr-FR"/>
                </w:rPr>
                <w:t xml:space="preserve">Hirondelle rousseline - </w:t>
              </w:r>
              <w:r w:rsidR="009D29BC" w:rsidRPr="00003581">
                <w:rPr>
                  <w:rFonts w:ascii="Arial" w:eastAsia="Times New Roman" w:hAnsi="Arial" w:cs="Arial"/>
                  <w:i/>
                  <w:iCs/>
                  <w:sz w:val="20"/>
                  <w:lang w:eastAsia="fr-FR"/>
                </w:rPr>
                <w:t>Cecropis daurica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1" name="Image 338" descr="Stats">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Stats">
                            <a:hlinkClick r:id="rId49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2" name="Image 339" descr="Carte">
                    <a:hlinkClick xmlns:a="http://schemas.openxmlformats.org/drawingml/2006/main" r:id="rId4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Carte">
                            <a:hlinkClick r:id="rId49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139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00" w:history="1">
              <w:r w:rsidR="009D29BC" w:rsidRPr="00003581">
                <w:rPr>
                  <w:rFonts w:ascii="Arial" w:eastAsia="Times New Roman" w:hAnsi="Arial" w:cs="Arial"/>
                  <w:color w:val="0066B2"/>
                  <w:sz w:val="20"/>
                  <w:lang w:eastAsia="fr-FR"/>
                </w:rPr>
                <w:t xml:space="preserve">Bouscarle de Cetti - </w:t>
              </w:r>
              <w:r w:rsidR="009D29BC" w:rsidRPr="00003581">
                <w:rPr>
                  <w:rFonts w:ascii="Arial" w:eastAsia="Times New Roman" w:hAnsi="Arial" w:cs="Arial"/>
                  <w:i/>
                  <w:iCs/>
                  <w:sz w:val="20"/>
                  <w:lang w:eastAsia="fr-FR"/>
                </w:rPr>
                <w:t>Cettia cetti</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2012-10-06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3" name="Image 340" descr="Stats">
                    <a:hlinkClick xmlns:a="http://schemas.openxmlformats.org/drawingml/2006/main" r:id="rId5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Stats">
                            <a:hlinkClick r:id="rId50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4" name="Image 341" descr="Carte">
                    <a:hlinkClick xmlns:a="http://schemas.openxmlformats.org/drawingml/2006/main" r:id="rId5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arte">
                            <a:hlinkClick r:id="rId50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03" w:history="1">
              <w:r w:rsidR="009D29BC" w:rsidRPr="00003581">
                <w:rPr>
                  <w:rFonts w:ascii="Arial" w:eastAsia="Times New Roman" w:hAnsi="Arial" w:cs="Arial"/>
                  <w:color w:val="0066B2"/>
                  <w:sz w:val="20"/>
                  <w:lang w:eastAsia="fr-FR"/>
                </w:rPr>
                <w:t xml:space="preserve">Pouillot de Bonelli - </w:t>
              </w:r>
              <w:r w:rsidR="009D29BC" w:rsidRPr="00003581">
                <w:rPr>
                  <w:rFonts w:ascii="Arial" w:eastAsia="Times New Roman" w:hAnsi="Arial" w:cs="Arial"/>
                  <w:i/>
                  <w:iCs/>
                  <w:sz w:val="20"/>
                  <w:lang w:eastAsia="fr-FR"/>
                </w:rPr>
                <w:t>Phylloscopus bonelli</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5" name="Image 342" descr="Stats">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Stats">
                            <a:hlinkClick r:id="rId50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6" name="Image 343" descr="Carte">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Carte">
                            <a:hlinkClick r:id="rId50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06" w:history="1">
              <w:r w:rsidR="009D29BC" w:rsidRPr="00003581">
                <w:rPr>
                  <w:rFonts w:ascii="Arial" w:eastAsia="Times New Roman" w:hAnsi="Arial" w:cs="Arial"/>
                  <w:color w:val="0066B2"/>
                  <w:sz w:val="20"/>
                  <w:lang w:eastAsia="fr-FR"/>
                </w:rPr>
                <w:t xml:space="preserve">Pouillot fitis - </w:t>
              </w:r>
              <w:r w:rsidR="009D29BC" w:rsidRPr="00003581">
                <w:rPr>
                  <w:rFonts w:ascii="Arial" w:eastAsia="Times New Roman" w:hAnsi="Arial" w:cs="Arial"/>
                  <w:i/>
                  <w:iCs/>
                  <w:sz w:val="20"/>
                  <w:lang w:eastAsia="fr-FR"/>
                </w:rPr>
                <w:t>Phylloscopus trochilus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7" name="Image 344" descr="Photo">
                    <a:hlinkClick xmlns:a="http://schemas.openxmlformats.org/drawingml/2006/main" r:id="rId5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Photo">
                            <a:hlinkClick r:id="rId50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8" name="Image 345" descr="Stats">
                    <a:hlinkClick xmlns:a="http://schemas.openxmlformats.org/drawingml/2006/main" r:id="rId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Stats">
                            <a:hlinkClick r:id="rId50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49" name="Image 346" descr="Carte">
                    <a:hlinkClick xmlns:a="http://schemas.openxmlformats.org/drawingml/2006/main" r:id="rId5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Carte">
                            <a:hlinkClick r:id="rId50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10" w:history="1">
              <w:r w:rsidR="009D29BC" w:rsidRPr="00003581">
                <w:rPr>
                  <w:rFonts w:ascii="Arial" w:eastAsia="Times New Roman" w:hAnsi="Arial" w:cs="Arial"/>
                  <w:color w:val="0066B2"/>
                  <w:sz w:val="20"/>
                  <w:lang w:eastAsia="fr-FR"/>
                </w:rPr>
                <w:t xml:space="preserve">Pouillot véloce - </w:t>
              </w:r>
              <w:r w:rsidR="009D29BC" w:rsidRPr="00003581">
                <w:rPr>
                  <w:rFonts w:ascii="Arial" w:eastAsia="Times New Roman" w:hAnsi="Arial" w:cs="Arial"/>
                  <w:i/>
                  <w:iCs/>
                  <w:sz w:val="20"/>
                  <w:lang w:eastAsia="fr-FR"/>
                </w:rPr>
                <w:t>Phylloscopus collybita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2011-11-09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1.387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0" name="Image 347" descr="Photo">
                    <a:hlinkClick xmlns:a="http://schemas.openxmlformats.org/drawingml/2006/main" r:id="rId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Photo">
                            <a:hlinkClick r:id="rId51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1" name="Image 348" descr="Stats">
                    <a:hlinkClick xmlns:a="http://schemas.openxmlformats.org/drawingml/2006/main" r:id="rId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Stats">
                            <a:hlinkClick r:id="rId51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2" name="Image 349" descr="Carte">
                    <a:hlinkClick xmlns:a="http://schemas.openxmlformats.org/drawingml/2006/main" r:id="rId5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Carte">
                            <a:hlinkClick r:id="rId51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14" w:history="1">
              <w:r w:rsidR="009D29BC" w:rsidRPr="00003581">
                <w:rPr>
                  <w:rFonts w:ascii="Arial" w:eastAsia="Times New Roman" w:hAnsi="Arial" w:cs="Arial"/>
                  <w:color w:val="0066B2"/>
                  <w:sz w:val="20"/>
                  <w:lang w:eastAsia="fr-FR"/>
                </w:rPr>
                <w:t xml:space="preserve">Pouillot ibérique - </w:t>
              </w:r>
              <w:r w:rsidR="009D29BC" w:rsidRPr="00003581">
                <w:rPr>
                  <w:rFonts w:ascii="Arial" w:eastAsia="Times New Roman" w:hAnsi="Arial" w:cs="Arial"/>
                  <w:i/>
                  <w:iCs/>
                  <w:sz w:val="20"/>
                  <w:lang w:eastAsia="fr-FR"/>
                </w:rPr>
                <w:t>Phylloscopus ibericus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2017-09-03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3" name="Image 350" descr="Stats">
                    <a:hlinkClick xmlns:a="http://schemas.openxmlformats.org/drawingml/2006/main" r:id="rId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Stats">
                            <a:hlinkClick r:id="rId51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4" name="Image 351" descr="Carte">
                    <a:hlinkClick xmlns:a="http://schemas.openxmlformats.org/drawingml/2006/main" r:id="rId5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Carte">
                            <a:hlinkClick r:id="rId51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17" w:history="1">
              <w:r w:rsidR="009D29BC" w:rsidRPr="00003581">
                <w:rPr>
                  <w:rFonts w:ascii="Arial" w:eastAsia="Times New Roman" w:hAnsi="Arial" w:cs="Arial"/>
                  <w:color w:val="0066B2"/>
                  <w:sz w:val="20"/>
                  <w:lang w:eastAsia="fr-FR"/>
                </w:rPr>
                <w:t xml:space="preserve">Rousserolle turdoïde - </w:t>
              </w:r>
              <w:r w:rsidR="009D29BC" w:rsidRPr="00003581">
                <w:rPr>
                  <w:rFonts w:ascii="Arial" w:eastAsia="Times New Roman" w:hAnsi="Arial" w:cs="Arial"/>
                  <w:i/>
                  <w:iCs/>
                  <w:sz w:val="20"/>
                  <w:lang w:eastAsia="fr-FR"/>
                </w:rPr>
                <w:t>Acrocephalus arundinaceus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2017-03-16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2017-03-16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5" name="Image 352" descr="Stats">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Stats">
                            <a:hlinkClick r:id="rId51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6" name="Image 353" descr="Carte">
                    <a:hlinkClick xmlns:a="http://schemas.openxmlformats.org/drawingml/2006/main" r:id="rId5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Carte">
                            <a:hlinkClick r:id="rId51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20" w:history="1">
              <w:r w:rsidR="009D29BC" w:rsidRPr="00003581">
                <w:rPr>
                  <w:rFonts w:ascii="Arial" w:eastAsia="Times New Roman" w:hAnsi="Arial" w:cs="Arial"/>
                  <w:color w:val="0066B2"/>
                  <w:sz w:val="20"/>
                  <w:lang w:eastAsia="fr-FR"/>
                </w:rPr>
                <w:t xml:space="preserve">Lusciniole à moustaches - </w:t>
              </w:r>
              <w:r w:rsidR="009D29BC" w:rsidRPr="00003581">
                <w:rPr>
                  <w:rFonts w:ascii="Arial" w:eastAsia="Times New Roman" w:hAnsi="Arial" w:cs="Arial"/>
                  <w:i/>
                  <w:iCs/>
                  <w:sz w:val="20"/>
                  <w:lang w:eastAsia="fr-FR"/>
                </w:rPr>
                <w:t>Acrocephalus melanopogon</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2017-02-18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2017-02-18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7" name="Image 354" descr="Stats">
                    <a:hlinkClick xmlns:a="http://schemas.openxmlformats.org/drawingml/2006/main" r:id="rId5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Stats">
                            <a:hlinkClick r:id="rId52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8" name="Image 355" descr="Carte">
                    <a:hlinkClick xmlns:a="http://schemas.openxmlformats.org/drawingml/2006/main" r:id="rId5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arte">
                            <a:hlinkClick r:id="rId52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23" w:history="1">
              <w:r w:rsidR="009D29BC" w:rsidRPr="00003581">
                <w:rPr>
                  <w:rFonts w:ascii="Arial" w:eastAsia="Times New Roman" w:hAnsi="Arial" w:cs="Arial"/>
                  <w:color w:val="0066B2"/>
                  <w:sz w:val="20"/>
                  <w:lang w:eastAsia="fr-FR"/>
                </w:rPr>
                <w:t xml:space="preserve">Phragmite des joncs - </w:t>
              </w:r>
              <w:r w:rsidR="009D29BC" w:rsidRPr="00003581">
                <w:rPr>
                  <w:rFonts w:ascii="Arial" w:eastAsia="Times New Roman" w:hAnsi="Arial" w:cs="Arial"/>
                  <w:i/>
                  <w:iCs/>
                  <w:sz w:val="20"/>
                  <w:lang w:eastAsia="fr-FR"/>
                </w:rPr>
                <w:t>Acrocephalus schoenobaenus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2016-04-15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59" name="Image 356" descr="Stats">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Stats">
                            <a:hlinkClick r:id="rId52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0" name="Image 357" descr="Carte">
                    <a:hlinkClick xmlns:a="http://schemas.openxmlformats.org/drawingml/2006/main" r:id="rId5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Carte">
                            <a:hlinkClick r:id="rId52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26" w:history="1">
              <w:r w:rsidR="009D29BC" w:rsidRPr="00003581">
                <w:rPr>
                  <w:rFonts w:ascii="Arial" w:eastAsia="Times New Roman" w:hAnsi="Arial" w:cs="Arial"/>
                  <w:color w:val="0066B2"/>
                  <w:sz w:val="20"/>
                  <w:lang w:eastAsia="fr-FR"/>
                </w:rPr>
                <w:t xml:space="preserve">Rousserolle effarvatte - </w:t>
              </w:r>
              <w:r w:rsidR="009D29BC" w:rsidRPr="00003581">
                <w:rPr>
                  <w:rFonts w:ascii="Arial" w:eastAsia="Times New Roman" w:hAnsi="Arial" w:cs="Arial"/>
                  <w:i/>
                  <w:iCs/>
                  <w:sz w:val="20"/>
                  <w:lang w:eastAsia="fr-FR"/>
                </w:rPr>
                <w:t>Acrocephalus scirpaceus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2012-10-06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1" name="Image 358" descr="Photo">
                    <a:hlinkClick xmlns:a="http://schemas.openxmlformats.org/drawingml/2006/main" r:id="rId5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Photo">
                            <a:hlinkClick r:id="rId52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2" name="Image 359" descr="Stats">
                    <a:hlinkClick xmlns:a="http://schemas.openxmlformats.org/drawingml/2006/main" r:id="rId5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Stats">
                            <a:hlinkClick r:id="rId52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3" name="Image 360" descr="Carte">
                    <a:hlinkClick xmlns:a="http://schemas.openxmlformats.org/drawingml/2006/main" r:id="rId5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Carte">
                            <a:hlinkClick r:id="rId52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30" w:history="1">
              <w:r w:rsidR="009D29BC" w:rsidRPr="00003581">
                <w:rPr>
                  <w:rFonts w:ascii="Arial" w:eastAsia="Times New Roman" w:hAnsi="Arial" w:cs="Arial"/>
                  <w:color w:val="0066B2"/>
                  <w:sz w:val="20"/>
                  <w:lang w:eastAsia="fr-FR"/>
                </w:rPr>
                <w:t xml:space="preserve">Rousserolle africaine - </w:t>
              </w:r>
              <w:r w:rsidR="009D29BC" w:rsidRPr="00003581">
                <w:rPr>
                  <w:rFonts w:ascii="Arial" w:eastAsia="Times New Roman" w:hAnsi="Arial" w:cs="Arial"/>
                  <w:i/>
                  <w:iCs/>
                  <w:sz w:val="20"/>
                  <w:lang w:eastAsia="fr-FR"/>
                </w:rPr>
                <w:t>Acrocephalus baeticatus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2017-06-13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4" name="Image 361" descr="Stats">
                    <a:hlinkClick xmlns:a="http://schemas.openxmlformats.org/drawingml/2006/main" r:id="rId5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Stats">
                            <a:hlinkClick r:id="rId53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5" name="Image 362" descr="Carte">
                    <a:hlinkClick xmlns:a="http://schemas.openxmlformats.org/drawingml/2006/main" r:id="rId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Carte">
                            <a:hlinkClick r:id="rId53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149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33" w:history="1">
              <w:r w:rsidR="009D29BC" w:rsidRPr="00003581">
                <w:rPr>
                  <w:rFonts w:ascii="Arial" w:eastAsia="Times New Roman" w:hAnsi="Arial" w:cs="Arial"/>
                  <w:color w:val="0066B2"/>
                  <w:sz w:val="20"/>
                  <w:lang w:eastAsia="fr-FR"/>
                </w:rPr>
                <w:t xml:space="preserve">Hypolaïs obscure - </w:t>
              </w:r>
              <w:r w:rsidR="009D29BC" w:rsidRPr="00003581">
                <w:rPr>
                  <w:rFonts w:ascii="Arial" w:eastAsia="Times New Roman" w:hAnsi="Arial" w:cs="Arial"/>
                  <w:i/>
                  <w:iCs/>
                  <w:sz w:val="20"/>
                  <w:lang w:eastAsia="fr-FR"/>
                </w:rPr>
                <w:t>Iduna opaca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2012-10-06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2016-04-10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6" name="Image 363" descr="Stats">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Stats">
                            <a:hlinkClick r:id="rId53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7" name="Image 364" descr="Carte">
                    <a:hlinkClick xmlns:a="http://schemas.openxmlformats.org/drawingml/2006/main" r:id="rId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Carte">
                            <a:hlinkClick r:id="rId53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36" w:history="1">
              <w:r w:rsidR="009D29BC" w:rsidRPr="00003581">
                <w:rPr>
                  <w:rFonts w:ascii="Arial" w:eastAsia="Times New Roman" w:hAnsi="Arial" w:cs="Arial"/>
                  <w:color w:val="0066B2"/>
                  <w:sz w:val="20"/>
                  <w:lang w:eastAsia="fr-FR"/>
                </w:rPr>
                <w:t xml:space="preserve">Hypolaïs polyglotte - </w:t>
              </w:r>
              <w:r w:rsidR="009D29BC" w:rsidRPr="00003581">
                <w:rPr>
                  <w:rFonts w:ascii="Arial" w:eastAsia="Times New Roman" w:hAnsi="Arial" w:cs="Arial"/>
                  <w:i/>
                  <w:iCs/>
                  <w:sz w:val="20"/>
                  <w:lang w:eastAsia="fr-FR"/>
                </w:rPr>
                <w:t>Hippolais polyglotta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8" name="Image 365" descr="Photo">
                    <a:hlinkClick xmlns:a="http://schemas.openxmlformats.org/drawingml/2006/main" r:id="rId5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Photo">
                            <a:hlinkClick r:id="rId53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69" name="Image 366" descr="Stats">
                    <a:hlinkClick xmlns:a="http://schemas.openxmlformats.org/drawingml/2006/main" r:id="rId5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Stats">
                            <a:hlinkClick r:id="rId53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0" name="Image 367" descr="Carte">
                    <a:hlinkClick xmlns:a="http://schemas.openxmlformats.org/drawingml/2006/main" r:id="rId5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Carte">
                            <a:hlinkClick r:id="rId53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40" w:history="1">
              <w:r w:rsidR="009D29BC" w:rsidRPr="00003581">
                <w:rPr>
                  <w:rFonts w:ascii="Arial" w:eastAsia="Times New Roman" w:hAnsi="Arial" w:cs="Arial"/>
                  <w:color w:val="0066B2"/>
                  <w:sz w:val="20"/>
                  <w:lang w:eastAsia="fr-FR"/>
                </w:rPr>
                <w:t xml:space="preserve">Cisticole des joncs - </w:t>
              </w:r>
              <w:r w:rsidR="009D29BC" w:rsidRPr="00003581">
                <w:rPr>
                  <w:rFonts w:ascii="Arial" w:eastAsia="Times New Roman" w:hAnsi="Arial" w:cs="Arial"/>
                  <w:i/>
                  <w:iCs/>
                  <w:sz w:val="20"/>
                  <w:lang w:eastAsia="fr-FR"/>
                </w:rPr>
                <w:t>Cisticola juncidis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766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1" name="Image 368" descr="Photo">
                    <a:hlinkClick xmlns:a="http://schemas.openxmlformats.org/drawingml/2006/main" r:id="rId5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Photo">
                            <a:hlinkClick r:id="rId54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2" name="Image 369" descr="Stats">
                    <a:hlinkClick xmlns:a="http://schemas.openxmlformats.org/drawingml/2006/main" r:id="rId5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Stats">
                            <a:hlinkClick r:id="rId54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3" name="Image 370" descr="Carte">
                    <a:hlinkClick xmlns:a="http://schemas.openxmlformats.org/drawingml/2006/main" r:id="rId5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Carte">
                            <a:hlinkClick r:id="rId54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44" w:history="1">
              <w:r w:rsidR="009D29BC" w:rsidRPr="00003581">
                <w:rPr>
                  <w:rFonts w:ascii="Arial" w:eastAsia="Times New Roman" w:hAnsi="Arial" w:cs="Arial"/>
                  <w:color w:val="0066B2"/>
                  <w:sz w:val="20"/>
                  <w:lang w:eastAsia="fr-FR"/>
                </w:rPr>
                <w:t xml:space="preserve">Fauvette à tête noire - </w:t>
              </w:r>
              <w:r w:rsidR="009D29BC" w:rsidRPr="00003581">
                <w:rPr>
                  <w:rFonts w:ascii="Arial" w:eastAsia="Times New Roman" w:hAnsi="Arial" w:cs="Arial"/>
                  <w:i/>
                  <w:iCs/>
                  <w:sz w:val="20"/>
                  <w:lang w:eastAsia="fr-FR"/>
                </w:rPr>
                <w:t>Sylvia atricapilla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2017-10-24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4" name="Image 371" descr="Stats">
                    <a:hlinkClick xmlns:a="http://schemas.openxmlformats.org/drawingml/2006/main" r:id="rId5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Stats">
                            <a:hlinkClick r:id="rId54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5" name="Image 372" descr="Carte">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Carte">
                            <a:hlinkClick r:id="rId54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47" w:history="1">
              <w:r w:rsidR="009D29BC" w:rsidRPr="00003581">
                <w:rPr>
                  <w:rFonts w:ascii="Arial" w:eastAsia="Times New Roman" w:hAnsi="Arial" w:cs="Arial"/>
                  <w:color w:val="0066B2"/>
                  <w:sz w:val="20"/>
                  <w:lang w:eastAsia="fr-FR"/>
                </w:rPr>
                <w:t xml:space="preserve">Fauvette des jardins - </w:t>
              </w:r>
              <w:r w:rsidR="009D29BC" w:rsidRPr="00003581">
                <w:rPr>
                  <w:rFonts w:ascii="Arial" w:eastAsia="Times New Roman" w:hAnsi="Arial" w:cs="Arial"/>
                  <w:i/>
                  <w:iCs/>
                  <w:sz w:val="20"/>
                  <w:lang w:eastAsia="fr-FR"/>
                </w:rPr>
                <w:t>Sylvia borin</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6" name="Image 373" descr="Stats">
                    <a:hlinkClick xmlns:a="http://schemas.openxmlformats.org/drawingml/2006/main" r:id="rId5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Stats">
                            <a:hlinkClick r:id="rId54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7" name="Image 374" descr="Carte">
                    <a:hlinkClick xmlns:a="http://schemas.openxmlformats.org/drawingml/2006/main" r:id="rId5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Carte">
                            <a:hlinkClick r:id="rId54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50" w:history="1">
              <w:r w:rsidR="009D29BC" w:rsidRPr="00003581">
                <w:rPr>
                  <w:rFonts w:ascii="Arial" w:eastAsia="Times New Roman" w:hAnsi="Arial" w:cs="Arial"/>
                  <w:color w:val="0066B2"/>
                  <w:sz w:val="20"/>
                  <w:lang w:eastAsia="fr-FR"/>
                </w:rPr>
                <w:t xml:space="preserve">Fauvette orphée - </w:t>
              </w:r>
              <w:r w:rsidR="009D29BC" w:rsidRPr="00003581">
                <w:rPr>
                  <w:rFonts w:ascii="Arial" w:eastAsia="Times New Roman" w:hAnsi="Arial" w:cs="Arial"/>
                  <w:i/>
                  <w:iCs/>
                  <w:sz w:val="20"/>
                  <w:lang w:eastAsia="fr-FR"/>
                </w:rPr>
                <w:t>Sylvia hortensis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2013-10-06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2013-10-06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8" name="Image 375" descr="Stats">
                    <a:hlinkClick xmlns:a="http://schemas.openxmlformats.org/drawingml/2006/main" r:id="rId5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Stats">
                            <a:hlinkClick r:id="rId55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79" name="Image 376" descr="Carte">
                    <a:hlinkClick xmlns:a="http://schemas.openxmlformats.org/drawingml/2006/main" r:id="rId5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Carte">
                            <a:hlinkClick r:id="rId55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53" w:history="1">
              <w:r w:rsidR="009D29BC" w:rsidRPr="00003581">
                <w:rPr>
                  <w:rFonts w:ascii="Arial" w:eastAsia="Times New Roman" w:hAnsi="Arial" w:cs="Arial"/>
                  <w:color w:val="0066B2"/>
                  <w:sz w:val="20"/>
                  <w:lang w:eastAsia="fr-FR"/>
                </w:rPr>
                <w:t xml:space="preserve">Fauvette grisette - </w:t>
              </w:r>
              <w:r w:rsidR="009D29BC" w:rsidRPr="00003581">
                <w:rPr>
                  <w:rFonts w:ascii="Arial" w:eastAsia="Times New Roman" w:hAnsi="Arial" w:cs="Arial"/>
                  <w:i/>
                  <w:iCs/>
                  <w:sz w:val="20"/>
                  <w:lang w:eastAsia="fr-FR"/>
                </w:rPr>
                <w:t>Sylvia communis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2012-09-29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2017-10-04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0" name="Image 377" descr="Stats">
                    <a:hlinkClick xmlns:a="http://schemas.openxmlformats.org/drawingml/2006/main" r:id="rId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Stats">
                            <a:hlinkClick r:id="rId55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1" name="Image 378" descr="Carte">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Carte">
                            <a:hlinkClick r:id="rId55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56" w:history="1">
              <w:r w:rsidR="009D29BC" w:rsidRPr="00003581">
                <w:rPr>
                  <w:rFonts w:ascii="Arial" w:eastAsia="Times New Roman" w:hAnsi="Arial" w:cs="Arial"/>
                  <w:color w:val="0066B2"/>
                  <w:sz w:val="20"/>
                  <w:lang w:eastAsia="fr-FR"/>
                </w:rPr>
                <w:t xml:space="preserve">Fauvette pitchou - </w:t>
              </w:r>
              <w:r w:rsidR="009D29BC" w:rsidRPr="00003581">
                <w:rPr>
                  <w:rFonts w:ascii="Arial" w:eastAsia="Times New Roman" w:hAnsi="Arial" w:cs="Arial"/>
                  <w:i/>
                  <w:iCs/>
                  <w:sz w:val="20"/>
                  <w:lang w:eastAsia="fr-FR"/>
                </w:rPr>
                <w:t>Sylvia undata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2" name="Image 379" descr="Stats">
                    <a:hlinkClick xmlns:a="http://schemas.openxmlformats.org/drawingml/2006/main" r:id="rId5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Stats">
                            <a:hlinkClick r:id="rId55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3" name="Image 380" descr="Carte">
                    <a:hlinkClick xmlns:a="http://schemas.openxmlformats.org/drawingml/2006/main" r:id="rId5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Carte">
                            <a:hlinkClick r:id="rId55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59" w:history="1">
              <w:r w:rsidR="009D29BC" w:rsidRPr="00003581">
                <w:rPr>
                  <w:rFonts w:ascii="Arial" w:eastAsia="Times New Roman" w:hAnsi="Arial" w:cs="Arial"/>
                  <w:color w:val="0066B2"/>
                  <w:sz w:val="20"/>
                  <w:lang w:eastAsia="fr-FR"/>
                </w:rPr>
                <w:t xml:space="preserve">Fauvette passerinette - </w:t>
              </w:r>
              <w:r w:rsidR="009D29BC" w:rsidRPr="00003581">
                <w:rPr>
                  <w:rFonts w:ascii="Arial" w:eastAsia="Times New Roman" w:hAnsi="Arial" w:cs="Arial"/>
                  <w:i/>
                  <w:iCs/>
                  <w:sz w:val="20"/>
                  <w:lang w:eastAsia="fr-FR"/>
                </w:rPr>
                <w:t>Sylvia cantillans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2013-03-31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4" name="Image 381" descr="Stats">
                    <a:hlinkClick xmlns:a="http://schemas.openxmlformats.org/drawingml/2006/main" r:id="rId5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Stats">
                            <a:hlinkClick r:id="rId56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5" name="Image 382" descr="Carte">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Carte">
                            <a:hlinkClick r:id="rId56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62" w:history="1">
              <w:r w:rsidR="009D29BC" w:rsidRPr="00003581">
                <w:rPr>
                  <w:rFonts w:ascii="Arial" w:eastAsia="Times New Roman" w:hAnsi="Arial" w:cs="Arial"/>
                  <w:color w:val="0066B2"/>
                  <w:sz w:val="20"/>
                  <w:lang w:eastAsia="fr-FR"/>
                </w:rPr>
                <w:t xml:space="preserve">Fauvette mélanocéphale - </w:t>
              </w:r>
              <w:r w:rsidR="009D29BC" w:rsidRPr="00003581">
                <w:rPr>
                  <w:rFonts w:ascii="Arial" w:eastAsia="Times New Roman" w:hAnsi="Arial" w:cs="Arial"/>
                  <w:i/>
                  <w:iCs/>
                  <w:sz w:val="20"/>
                  <w:lang w:eastAsia="fr-FR"/>
                </w:rPr>
                <w:t>Sylvia melanocephala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6" name="Image 383" descr="Photo">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Photo">
                            <a:hlinkClick r:id="rId56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7" name="Image 384" descr="Stats">
                    <a:hlinkClick xmlns:a="http://schemas.openxmlformats.org/drawingml/2006/main" r:id="rId5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Stats">
                            <a:hlinkClick r:id="rId56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8" name="Image 385" descr="Carte">
                    <a:hlinkClick xmlns:a="http://schemas.openxmlformats.org/drawingml/2006/main" r:id="rId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Carte">
                            <a:hlinkClick r:id="rId56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66" w:history="1">
              <w:r w:rsidR="009D29BC" w:rsidRPr="00003581">
                <w:rPr>
                  <w:rFonts w:ascii="Arial" w:eastAsia="Times New Roman" w:hAnsi="Arial" w:cs="Arial"/>
                  <w:color w:val="0066B2"/>
                  <w:sz w:val="20"/>
                  <w:lang w:eastAsia="fr-FR"/>
                </w:rPr>
                <w:t xml:space="preserve">Étourneau sansonnet - </w:t>
              </w:r>
              <w:r w:rsidR="009D29BC" w:rsidRPr="00003581">
                <w:rPr>
                  <w:rFonts w:ascii="Arial" w:eastAsia="Times New Roman" w:hAnsi="Arial" w:cs="Arial"/>
                  <w:i/>
                  <w:iCs/>
                  <w:sz w:val="20"/>
                  <w:lang w:eastAsia="fr-FR"/>
                </w:rPr>
                <w:t>Sturnus vulgaris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89" name="Image 386" descr="Stats">
                    <a:hlinkClick xmlns:a="http://schemas.openxmlformats.org/drawingml/2006/main" r:id="rId5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Stats">
                            <a:hlinkClick r:id="rId56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0" name="Image 387" descr="Carte">
                    <a:hlinkClick xmlns:a="http://schemas.openxmlformats.org/drawingml/2006/main" r:id="rId5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Carte">
                            <a:hlinkClick r:id="rId56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69" w:history="1">
              <w:r w:rsidR="009D29BC" w:rsidRPr="00003581">
                <w:rPr>
                  <w:rFonts w:ascii="Arial" w:eastAsia="Times New Roman" w:hAnsi="Arial" w:cs="Arial"/>
                  <w:color w:val="0066B2"/>
                  <w:sz w:val="20"/>
                  <w:lang w:eastAsia="fr-FR"/>
                </w:rPr>
                <w:t xml:space="preserve">Étourneau unicolore - </w:t>
              </w:r>
              <w:r w:rsidR="009D29BC" w:rsidRPr="00003581">
                <w:rPr>
                  <w:rFonts w:ascii="Arial" w:eastAsia="Times New Roman" w:hAnsi="Arial" w:cs="Arial"/>
                  <w:i/>
                  <w:iCs/>
                  <w:sz w:val="20"/>
                  <w:lang w:eastAsia="fr-FR"/>
                </w:rPr>
                <w:t>Sturnus unicolor</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149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9.356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1" name="Image 388" descr="Stats">
                    <a:hlinkClick xmlns:a="http://schemas.openxmlformats.org/drawingml/2006/main" r:id="rId5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Stats">
                            <a:hlinkClick r:id="rId57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2" name="Image 389" descr="Carte">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Carte">
                            <a:hlinkClick r:id="rId57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161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72" w:history="1">
              <w:r w:rsidR="009D29BC" w:rsidRPr="00003581">
                <w:rPr>
                  <w:rFonts w:ascii="Arial" w:eastAsia="Times New Roman" w:hAnsi="Arial" w:cs="Arial"/>
                  <w:color w:val="0066B2"/>
                  <w:sz w:val="20"/>
                  <w:lang w:eastAsia="fr-FR"/>
                </w:rPr>
                <w:t xml:space="preserve">Merle noir - </w:t>
              </w:r>
              <w:r w:rsidR="009D29BC" w:rsidRPr="00003581">
                <w:rPr>
                  <w:rFonts w:ascii="Arial" w:eastAsia="Times New Roman" w:hAnsi="Arial" w:cs="Arial"/>
                  <w:i/>
                  <w:iCs/>
                  <w:sz w:val="20"/>
                  <w:lang w:eastAsia="fr-FR"/>
                </w:rPr>
                <w:t>Turdus merula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376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3" name="Image 390" descr="Photo">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Photo">
                            <a:hlinkClick r:id="rId57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4" name="Image 391" descr="Stats">
                    <a:hlinkClick xmlns:a="http://schemas.openxmlformats.org/drawingml/2006/main" r:id="rId5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Stats">
                            <a:hlinkClick r:id="rId57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5" name="Image 392" descr="Carte">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Carte">
                            <a:hlinkClick r:id="rId57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76" w:history="1">
              <w:r w:rsidR="009D29BC" w:rsidRPr="00003581">
                <w:rPr>
                  <w:rFonts w:ascii="Arial" w:eastAsia="Times New Roman" w:hAnsi="Arial" w:cs="Arial"/>
                  <w:color w:val="0066B2"/>
                  <w:sz w:val="20"/>
                  <w:lang w:eastAsia="fr-FR"/>
                </w:rPr>
                <w:t xml:space="preserve">Grive musicienne - </w:t>
              </w:r>
              <w:r w:rsidR="009D29BC" w:rsidRPr="00003581">
                <w:rPr>
                  <w:rFonts w:ascii="Arial" w:eastAsia="Times New Roman" w:hAnsi="Arial" w:cs="Arial"/>
                  <w:i/>
                  <w:iCs/>
                  <w:sz w:val="20"/>
                  <w:lang w:eastAsia="fr-FR"/>
                </w:rPr>
                <w:t>Turdus philomelos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2014-01-12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6" name="Image 393" descr="Photo">
                    <a:hlinkClick xmlns:a="http://schemas.openxmlformats.org/drawingml/2006/main" r:id="rId5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Photo">
                            <a:hlinkClick r:id="rId57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7" name="Image 394" descr="Stats">
                    <a:hlinkClick xmlns:a="http://schemas.openxmlformats.org/drawingml/2006/main" r:id="rId5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Stats">
                            <a:hlinkClick r:id="rId57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8" name="Image 395" descr="Carte">
                    <a:hlinkClick xmlns:a="http://schemas.openxmlformats.org/drawingml/2006/main" r:id="rId5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Carte">
                            <a:hlinkClick r:id="rId57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80" w:history="1">
              <w:r w:rsidR="009D29BC" w:rsidRPr="00003581">
                <w:rPr>
                  <w:rFonts w:ascii="Arial" w:eastAsia="Times New Roman" w:hAnsi="Arial" w:cs="Arial"/>
                  <w:color w:val="0066B2"/>
                  <w:sz w:val="20"/>
                  <w:lang w:eastAsia="fr-FR"/>
                </w:rPr>
                <w:t xml:space="preserve">Gobemouche gris - </w:t>
              </w:r>
              <w:r w:rsidR="009D29BC" w:rsidRPr="00003581">
                <w:rPr>
                  <w:rFonts w:ascii="Arial" w:eastAsia="Times New Roman" w:hAnsi="Arial" w:cs="Arial"/>
                  <w:i/>
                  <w:iCs/>
                  <w:sz w:val="20"/>
                  <w:lang w:eastAsia="fr-FR"/>
                </w:rPr>
                <w:t>Muscicapa striata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399" name="Image 396" descr="Photo">
                    <a:hlinkClick xmlns:a="http://schemas.openxmlformats.org/drawingml/2006/main" r:id="rId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Photo">
                            <a:hlinkClick r:id="rId58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0" name="Image 397" descr="Stats">
                    <a:hlinkClick xmlns:a="http://schemas.openxmlformats.org/drawingml/2006/main" r:id="rId5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Stats">
                            <a:hlinkClick r:id="rId58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1" name="Image 398" descr="Carte">
                    <a:hlinkClick xmlns:a="http://schemas.openxmlformats.org/drawingml/2006/main" r:id="rId5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Carte">
                            <a:hlinkClick r:id="rId58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84" w:history="1">
              <w:r w:rsidR="009D29BC" w:rsidRPr="00003581">
                <w:rPr>
                  <w:rFonts w:ascii="Arial" w:eastAsia="Times New Roman" w:hAnsi="Arial" w:cs="Arial"/>
                  <w:color w:val="0066B2"/>
                  <w:sz w:val="20"/>
                  <w:lang w:eastAsia="fr-FR"/>
                </w:rPr>
                <w:t xml:space="preserve">Rougegorge familier - </w:t>
              </w:r>
              <w:r w:rsidR="009D29BC" w:rsidRPr="00003581">
                <w:rPr>
                  <w:rFonts w:ascii="Arial" w:eastAsia="Times New Roman" w:hAnsi="Arial" w:cs="Arial"/>
                  <w:i/>
                  <w:iCs/>
                  <w:sz w:val="20"/>
                  <w:lang w:eastAsia="fr-FR"/>
                </w:rPr>
                <w:t>Erithacus rubecula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2" name="Image 399" descr="Stats">
                    <a:hlinkClick xmlns:a="http://schemas.openxmlformats.org/drawingml/2006/main" r:id="rId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Stats">
                            <a:hlinkClick r:id="rId58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3" name="Image 400" descr="Carte">
                    <a:hlinkClick xmlns:a="http://schemas.openxmlformats.org/drawingml/2006/main" r:id="rId5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Carte">
                            <a:hlinkClick r:id="rId58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87" w:history="1">
              <w:r w:rsidR="009D29BC" w:rsidRPr="00003581">
                <w:rPr>
                  <w:rFonts w:ascii="Arial" w:eastAsia="Times New Roman" w:hAnsi="Arial" w:cs="Arial"/>
                  <w:color w:val="0066B2"/>
                  <w:sz w:val="20"/>
                  <w:lang w:eastAsia="fr-FR"/>
                </w:rPr>
                <w:t xml:space="preserve">Gorgebleue à miroir - </w:t>
              </w:r>
              <w:r w:rsidR="009D29BC" w:rsidRPr="00003581">
                <w:rPr>
                  <w:rFonts w:ascii="Arial" w:eastAsia="Times New Roman" w:hAnsi="Arial" w:cs="Arial"/>
                  <w:i/>
                  <w:iCs/>
                  <w:sz w:val="20"/>
                  <w:lang w:eastAsia="fr-FR"/>
                </w:rPr>
                <w:t>Luscinia svecica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4" name="Image 401" descr="Photo">
                    <a:hlinkClick xmlns:a="http://schemas.openxmlformats.org/drawingml/2006/main" r:id="rId5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Photo">
                            <a:hlinkClick r:id="rId588"/>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5" name="Image 402" descr="Stats">
                    <a:hlinkClick xmlns:a="http://schemas.openxmlformats.org/drawingml/2006/main" r:id="rId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Stats">
                            <a:hlinkClick r:id="rId589"/>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6" name="Image 403" descr="Carte">
                    <a:hlinkClick xmlns:a="http://schemas.openxmlformats.org/drawingml/2006/main" r:id="rId5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Carte">
                            <a:hlinkClick r:id="rId590"/>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91" w:history="1">
              <w:r w:rsidR="009D29BC" w:rsidRPr="00003581">
                <w:rPr>
                  <w:rFonts w:ascii="Arial" w:eastAsia="Times New Roman" w:hAnsi="Arial" w:cs="Arial"/>
                  <w:color w:val="0066B2"/>
                  <w:sz w:val="20"/>
                  <w:lang w:eastAsia="fr-FR"/>
                </w:rPr>
                <w:t xml:space="preserve">Rossignol philomèle - </w:t>
              </w:r>
              <w:r w:rsidR="009D29BC" w:rsidRPr="00003581">
                <w:rPr>
                  <w:rFonts w:ascii="Arial" w:eastAsia="Times New Roman" w:hAnsi="Arial" w:cs="Arial"/>
                  <w:i/>
                  <w:iCs/>
                  <w:sz w:val="20"/>
                  <w:lang w:eastAsia="fr-FR"/>
                </w:rPr>
                <w:t>Luscinia megarhynchos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2013-04-06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7" name="Image 404" descr="Stats">
                    <a:hlinkClick xmlns:a="http://schemas.openxmlformats.org/drawingml/2006/main" r:id="rId5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Stats">
                            <a:hlinkClick r:id="rId59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8" name="Image 405" descr="Carte">
                    <a:hlinkClick xmlns:a="http://schemas.openxmlformats.org/drawingml/2006/main" r:id="rId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Carte">
                            <a:hlinkClick r:id="rId59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94" w:history="1">
              <w:r w:rsidR="009D29BC" w:rsidRPr="00003581">
                <w:rPr>
                  <w:rFonts w:ascii="Arial" w:eastAsia="Times New Roman" w:hAnsi="Arial" w:cs="Arial"/>
                  <w:color w:val="0066B2"/>
                  <w:sz w:val="20"/>
                  <w:lang w:eastAsia="fr-FR"/>
                </w:rPr>
                <w:t xml:space="preserve">Gobemouche noir - </w:t>
              </w:r>
              <w:r w:rsidR="009D29BC" w:rsidRPr="00003581">
                <w:rPr>
                  <w:rFonts w:ascii="Arial" w:eastAsia="Times New Roman" w:hAnsi="Arial" w:cs="Arial"/>
                  <w:i/>
                  <w:iCs/>
                  <w:sz w:val="20"/>
                  <w:lang w:eastAsia="fr-FR"/>
                </w:rPr>
                <w:t>Ficedula hypoleuca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2012-09-29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2014-04-14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09" name="Image 406" descr="Stats">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Stats">
                            <a:hlinkClick r:id="rId59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0" name="Image 407" descr="Carte">
                    <a:hlinkClick xmlns:a="http://schemas.openxmlformats.org/drawingml/2006/main" r:id="rId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Carte">
                            <a:hlinkClick r:id="rId59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597" w:history="1">
              <w:r w:rsidR="009D29BC" w:rsidRPr="00003581">
                <w:rPr>
                  <w:rFonts w:ascii="Arial" w:eastAsia="Times New Roman" w:hAnsi="Arial" w:cs="Arial"/>
                  <w:color w:val="0066B2"/>
                  <w:sz w:val="20"/>
                  <w:lang w:eastAsia="fr-FR"/>
                </w:rPr>
                <w:t xml:space="preserve">Rougequeue noir - </w:t>
              </w:r>
              <w:r w:rsidR="009D29BC" w:rsidRPr="00003581">
                <w:rPr>
                  <w:rFonts w:ascii="Arial" w:eastAsia="Times New Roman" w:hAnsi="Arial" w:cs="Arial"/>
                  <w:i/>
                  <w:iCs/>
                  <w:sz w:val="20"/>
                  <w:lang w:eastAsia="fr-FR"/>
                </w:rPr>
                <w:t>Phoenicurus ochruros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2013-03-10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1" name="Image 408" descr="Stats">
                    <a:hlinkClick xmlns:a="http://schemas.openxmlformats.org/drawingml/2006/main" r:id="rId5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Stats">
                            <a:hlinkClick r:id="rId59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2" name="Image 409" descr="Carte">
                    <a:hlinkClick xmlns:a="http://schemas.openxmlformats.org/drawingml/2006/main" r:id="rId5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Carte">
                            <a:hlinkClick r:id="rId59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169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00" w:history="1">
              <w:r w:rsidR="009D29BC" w:rsidRPr="00003581">
                <w:rPr>
                  <w:rFonts w:ascii="Arial" w:eastAsia="Times New Roman" w:hAnsi="Arial" w:cs="Arial"/>
                  <w:color w:val="0066B2"/>
                  <w:sz w:val="20"/>
                  <w:lang w:eastAsia="fr-FR"/>
                </w:rPr>
                <w:t xml:space="preserve">Rougequeue à front blanc - </w:t>
              </w:r>
              <w:r w:rsidR="009D29BC" w:rsidRPr="00003581">
                <w:rPr>
                  <w:rFonts w:ascii="Arial" w:eastAsia="Times New Roman" w:hAnsi="Arial" w:cs="Arial"/>
                  <w:i/>
                  <w:iCs/>
                  <w:sz w:val="20"/>
                  <w:lang w:eastAsia="fr-FR"/>
                </w:rPr>
                <w:t>Phoenicurus phoenicurus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2012-09-29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3" name="Image 410" descr="Stats">
                    <a:hlinkClick xmlns:a="http://schemas.openxmlformats.org/drawingml/2006/main" r:id="rId6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Stats">
                            <a:hlinkClick r:id="rId60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4" name="Image 411" descr="Carte">
                    <a:hlinkClick xmlns:a="http://schemas.openxmlformats.org/drawingml/2006/main" r:id="rId6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Carte">
                            <a:hlinkClick r:id="rId60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03" w:history="1">
              <w:r w:rsidR="009D29BC" w:rsidRPr="00003581">
                <w:rPr>
                  <w:rFonts w:ascii="Arial" w:eastAsia="Times New Roman" w:hAnsi="Arial" w:cs="Arial"/>
                  <w:color w:val="0066B2"/>
                  <w:sz w:val="20"/>
                  <w:lang w:eastAsia="fr-FR"/>
                </w:rPr>
                <w:t xml:space="preserve">Tarier des prés - </w:t>
              </w:r>
              <w:r w:rsidR="009D29BC" w:rsidRPr="00003581">
                <w:rPr>
                  <w:rFonts w:ascii="Arial" w:eastAsia="Times New Roman" w:hAnsi="Arial" w:cs="Arial"/>
                  <w:i/>
                  <w:iCs/>
                  <w:sz w:val="20"/>
                  <w:lang w:eastAsia="fr-FR"/>
                </w:rPr>
                <w:t>Saxicola rubetra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2016-11-06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2016-11-06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5" name="Image 412" descr="Stats">
                    <a:hlinkClick xmlns:a="http://schemas.openxmlformats.org/drawingml/2006/main" r:id="rId6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Stats">
                            <a:hlinkClick r:id="rId60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6" name="Image 413" descr="Carte">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Carte">
                            <a:hlinkClick r:id="rId60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06" w:history="1">
              <w:r w:rsidR="009D29BC" w:rsidRPr="00003581">
                <w:rPr>
                  <w:rFonts w:ascii="Arial" w:eastAsia="Times New Roman" w:hAnsi="Arial" w:cs="Arial"/>
                  <w:color w:val="0066B2"/>
                  <w:sz w:val="20"/>
                  <w:lang w:eastAsia="fr-FR"/>
                </w:rPr>
                <w:t xml:space="preserve">Tarier pâtre - </w:t>
              </w:r>
              <w:r w:rsidR="009D29BC" w:rsidRPr="00003581">
                <w:rPr>
                  <w:rFonts w:ascii="Arial" w:eastAsia="Times New Roman" w:hAnsi="Arial" w:cs="Arial"/>
                  <w:i/>
                  <w:iCs/>
                  <w:sz w:val="20"/>
                  <w:lang w:eastAsia="fr-FR"/>
                </w:rPr>
                <w:t>Saxicola rubicola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377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7" name="Image 414" descr="Stats">
                    <a:hlinkClick xmlns:a="http://schemas.openxmlformats.org/drawingml/2006/main" r:id="rId6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Stats">
                            <a:hlinkClick r:id="rId60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8" name="Image 415" descr="Carte">
                    <a:hlinkClick xmlns:a="http://schemas.openxmlformats.org/drawingml/2006/main" r:id="rId6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Carte">
                            <a:hlinkClick r:id="rId60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09" w:history="1">
              <w:r w:rsidR="009D29BC" w:rsidRPr="00003581">
                <w:rPr>
                  <w:rFonts w:ascii="Arial" w:eastAsia="Times New Roman" w:hAnsi="Arial" w:cs="Arial"/>
                  <w:color w:val="0066B2"/>
                  <w:sz w:val="20"/>
                  <w:lang w:eastAsia="fr-FR"/>
                </w:rPr>
                <w:t xml:space="preserve">Traquet motteux - </w:t>
              </w:r>
              <w:r w:rsidR="009D29BC" w:rsidRPr="00003581">
                <w:rPr>
                  <w:rFonts w:ascii="Arial" w:eastAsia="Times New Roman" w:hAnsi="Arial" w:cs="Arial"/>
                  <w:i/>
                  <w:iCs/>
                  <w:sz w:val="20"/>
                  <w:lang w:eastAsia="fr-FR"/>
                </w:rPr>
                <w:t>Oenanthe oenanthe</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19" name="Image 416" descr="Stats">
                    <a:hlinkClick xmlns:a="http://schemas.openxmlformats.org/drawingml/2006/main" r:id="rId6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Stats">
                            <a:hlinkClick r:id="rId61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0" name="Image 417" descr="Carte">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Carte">
                            <a:hlinkClick r:id="rId61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173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12" w:history="1">
              <w:r w:rsidR="009D29BC" w:rsidRPr="00003581">
                <w:rPr>
                  <w:rFonts w:ascii="Arial" w:eastAsia="Times New Roman" w:hAnsi="Arial" w:cs="Arial"/>
                  <w:color w:val="0066B2"/>
                  <w:sz w:val="20"/>
                  <w:lang w:eastAsia="fr-FR"/>
                </w:rPr>
                <w:t xml:space="preserve">Traquet oreillard - </w:t>
              </w:r>
              <w:r w:rsidR="009D29BC" w:rsidRPr="00003581">
                <w:rPr>
                  <w:rFonts w:ascii="Arial" w:eastAsia="Times New Roman" w:hAnsi="Arial" w:cs="Arial"/>
                  <w:i/>
                  <w:iCs/>
                  <w:sz w:val="20"/>
                  <w:lang w:eastAsia="fr-FR"/>
                </w:rPr>
                <w:t>Oenanthe hispanica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2017-08-30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2017-08-30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1" name="Image 418" descr="Stats">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Stats">
                            <a:hlinkClick r:id="rId613"/>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2" name="Image 419" descr="Carte">
                    <a:hlinkClick xmlns:a="http://schemas.openxmlformats.org/drawingml/2006/main" r:id="rId6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Carte">
                            <a:hlinkClick r:id="rId614"/>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15" w:history="1">
              <w:r w:rsidR="009D29BC" w:rsidRPr="00003581">
                <w:rPr>
                  <w:rFonts w:ascii="Arial" w:eastAsia="Times New Roman" w:hAnsi="Arial" w:cs="Arial"/>
                  <w:color w:val="0066B2"/>
                  <w:sz w:val="20"/>
                  <w:lang w:eastAsia="fr-FR"/>
                </w:rPr>
                <w:t xml:space="preserve">Moineau domestique - </w:t>
              </w:r>
              <w:proofErr w:type="gramStart"/>
              <w:r w:rsidR="009D29BC" w:rsidRPr="00003581">
                <w:rPr>
                  <w:rFonts w:ascii="Arial" w:eastAsia="Times New Roman" w:hAnsi="Arial" w:cs="Arial"/>
                  <w:i/>
                  <w:iCs/>
                  <w:sz w:val="20"/>
                  <w:lang w:eastAsia="fr-FR"/>
                </w:rPr>
                <w:t>Passer</w:t>
              </w:r>
              <w:proofErr w:type="gramEnd"/>
              <w:r w:rsidR="009D29BC" w:rsidRPr="00003581">
                <w:rPr>
                  <w:rFonts w:ascii="Arial" w:eastAsia="Times New Roman" w:hAnsi="Arial" w:cs="Arial"/>
                  <w:i/>
                  <w:iCs/>
                  <w:sz w:val="20"/>
                  <w:lang w:eastAsia="fr-FR"/>
                </w:rPr>
                <w:t xml:space="preserve"> domesticus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1.234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3" name="Image 420" descr="Stats">
                    <a:hlinkClick xmlns:a="http://schemas.openxmlformats.org/drawingml/2006/main" r:id="rId6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Stats">
                            <a:hlinkClick r:id="rId616"/>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4" name="Image 421" descr="Carte">
                    <a:hlinkClick xmlns:a="http://schemas.openxmlformats.org/drawingml/2006/main" r:id="rId6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Carte">
                            <a:hlinkClick r:id="rId617"/>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18" w:history="1">
              <w:r w:rsidR="009D29BC" w:rsidRPr="00003581">
                <w:rPr>
                  <w:rFonts w:ascii="Arial" w:eastAsia="Times New Roman" w:hAnsi="Arial" w:cs="Arial"/>
                  <w:color w:val="0066B2"/>
                  <w:sz w:val="20"/>
                  <w:lang w:eastAsia="fr-FR"/>
                </w:rPr>
                <w:t xml:space="preserve">Moineau espagnol - </w:t>
              </w:r>
              <w:proofErr w:type="gramStart"/>
              <w:r w:rsidR="009D29BC" w:rsidRPr="00003581">
                <w:rPr>
                  <w:rFonts w:ascii="Arial" w:eastAsia="Times New Roman" w:hAnsi="Arial" w:cs="Arial"/>
                  <w:i/>
                  <w:iCs/>
                  <w:sz w:val="20"/>
                  <w:lang w:eastAsia="fr-FR"/>
                </w:rPr>
                <w:t>Passer</w:t>
              </w:r>
              <w:proofErr w:type="gramEnd"/>
              <w:r w:rsidR="009D29BC" w:rsidRPr="00003581">
                <w:rPr>
                  <w:rFonts w:ascii="Arial" w:eastAsia="Times New Roman" w:hAnsi="Arial" w:cs="Arial"/>
                  <w:i/>
                  <w:iCs/>
                  <w:sz w:val="20"/>
                  <w:lang w:eastAsia="fr-FR"/>
                </w:rPr>
                <w:t xml:space="preserve"> hispaniolensis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2013-02-09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276</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5" name="Image 422" descr="Photo">
                    <a:hlinkClick xmlns:a="http://schemas.openxmlformats.org/drawingml/2006/main" r:id="rId6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Photo">
                            <a:hlinkClick r:id="rId619"/>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6" name="Image 423" descr="Stats">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Stats">
                            <a:hlinkClick r:id="rId62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7" name="Image 424" descr="Carte">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Carte">
                            <a:hlinkClick r:id="rId62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22" w:history="1">
              <w:r w:rsidR="009D29BC" w:rsidRPr="00003581">
                <w:rPr>
                  <w:rFonts w:ascii="Arial" w:eastAsia="Times New Roman" w:hAnsi="Arial" w:cs="Arial"/>
                  <w:color w:val="0066B2"/>
                  <w:sz w:val="20"/>
                  <w:lang w:eastAsia="fr-FR"/>
                </w:rPr>
                <w:t xml:space="preserve">Bergeronnette printanière - </w:t>
              </w:r>
              <w:r w:rsidR="009D29BC" w:rsidRPr="00003581">
                <w:rPr>
                  <w:rFonts w:ascii="Arial" w:eastAsia="Times New Roman" w:hAnsi="Arial" w:cs="Arial"/>
                  <w:i/>
                  <w:iCs/>
                  <w:sz w:val="20"/>
                  <w:lang w:eastAsia="fr-FR"/>
                </w:rPr>
                <w:t>Motacilla flava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785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2018-09-22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8" name="Image 425" descr="Photo">
                    <a:hlinkClick xmlns:a="http://schemas.openxmlformats.org/drawingml/2006/main" r:id="rId6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Photo">
                            <a:hlinkClick r:id="rId62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29" name="Image 426" descr="Stats">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Stats">
                            <a:hlinkClick r:id="rId62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0" name="Image 427" descr="Carte">
                    <a:hlinkClick xmlns:a="http://schemas.openxmlformats.org/drawingml/2006/main" r:id="rId6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Carte">
                            <a:hlinkClick r:id="rId62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26" w:history="1">
              <w:r w:rsidR="009D29BC" w:rsidRPr="00003581">
                <w:rPr>
                  <w:rFonts w:ascii="Arial" w:eastAsia="Times New Roman" w:hAnsi="Arial" w:cs="Arial"/>
                  <w:color w:val="0066B2"/>
                  <w:sz w:val="20"/>
                  <w:lang w:eastAsia="fr-FR"/>
                </w:rPr>
                <w:t xml:space="preserve">Bergeronnette des ruisseaux - </w:t>
              </w:r>
              <w:r w:rsidR="009D29BC" w:rsidRPr="00003581">
                <w:rPr>
                  <w:rFonts w:ascii="Arial" w:eastAsia="Times New Roman" w:hAnsi="Arial" w:cs="Arial"/>
                  <w:i/>
                  <w:iCs/>
                  <w:sz w:val="20"/>
                  <w:lang w:eastAsia="fr-FR"/>
                </w:rPr>
                <w:t>Motacilla cinerea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2018-10-21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1" name="Image 428" descr="Stats">
                    <a:hlinkClick xmlns:a="http://schemas.openxmlformats.org/drawingml/2006/main" r:id="rId6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Stats">
                            <a:hlinkClick r:id="rId62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2" name="Image 429" descr="Carte">
                    <a:hlinkClick xmlns:a="http://schemas.openxmlformats.org/drawingml/2006/main" r:id="rId6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Carte">
                            <a:hlinkClick r:id="rId62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29" w:history="1">
              <w:r w:rsidR="009D29BC" w:rsidRPr="00003581">
                <w:rPr>
                  <w:rFonts w:ascii="Arial" w:eastAsia="Times New Roman" w:hAnsi="Arial" w:cs="Arial"/>
                  <w:color w:val="0066B2"/>
                  <w:sz w:val="20"/>
                  <w:lang w:eastAsia="fr-FR"/>
                </w:rPr>
                <w:t xml:space="preserve">Bergeronnette grise - </w:t>
              </w:r>
              <w:r w:rsidR="009D29BC" w:rsidRPr="00003581">
                <w:rPr>
                  <w:rFonts w:ascii="Arial" w:eastAsia="Times New Roman" w:hAnsi="Arial" w:cs="Arial"/>
                  <w:i/>
                  <w:iCs/>
                  <w:sz w:val="20"/>
                  <w:lang w:eastAsia="fr-FR"/>
                </w:rPr>
                <w:t>Motacilla alba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81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2018-09-15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3" name="Image 430" descr="Stats">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Stats">
                            <a:hlinkClick r:id="rId63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4" name="Image 431" descr="Carte">
                    <a:hlinkClick xmlns:a="http://schemas.openxmlformats.org/drawingml/2006/main" r:id="rId6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Carte">
                            <a:hlinkClick r:id="rId63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32" w:history="1">
              <w:r w:rsidR="009D29BC" w:rsidRPr="00003581">
                <w:rPr>
                  <w:rFonts w:ascii="Arial" w:eastAsia="Times New Roman" w:hAnsi="Arial" w:cs="Arial"/>
                  <w:color w:val="0066B2"/>
                  <w:sz w:val="20"/>
                  <w:lang w:eastAsia="fr-FR"/>
                </w:rPr>
                <w:t xml:space="preserve">Pipit de Richard - </w:t>
              </w:r>
              <w:r w:rsidR="009D29BC" w:rsidRPr="00003581">
                <w:rPr>
                  <w:rFonts w:ascii="Arial" w:eastAsia="Times New Roman" w:hAnsi="Arial" w:cs="Arial"/>
                  <w:i/>
                  <w:iCs/>
                  <w:sz w:val="20"/>
                  <w:lang w:eastAsia="fr-FR"/>
                </w:rPr>
                <w:t>Anthus richardi</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2012-02-28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2017-12-20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5" name="Image 432" descr="Photo">
                    <a:hlinkClick xmlns:a="http://schemas.openxmlformats.org/drawingml/2006/main" r:id="rId6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Photo">
                            <a:hlinkClick r:id="rId63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6" name="Image 433" descr="Stats">
                    <a:hlinkClick xmlns:a="http://schemas.openxmlformats.org/drawingml/2006/main" r:id="rId6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Stats">
                            <a:hlinkClick r:id="rId63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7" name="Image 434" descr="Carte">
                    <a:hlinkClick xmlns:a="http://schemas.openxmlformats.org/drawingml/2006/main" r:id="rId6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Carte">
                            <a:hlinkClick r:id="rId63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36" w:history="1">
              <w:r w:rsidR="009D29BC" w:rsidRPr="00003581">
                <w:rPr>
                  <w:rFonts w:ascii="Arial" w:eastAsia="Times New Roman" w:hAnsi="Arial" w:cs="Arial"/>
                  <w:color w:val="0066B2"/>
                  <w:sz w:val="20"/>
                  <w:lang w:eastAsia="fr-FR"/>
                </w:rPr>
                <w:t xml:space="preserve">Pipit farlouse - </w:t>
              </w:r>
              <w:r w:rsidR="009D29BC" w:rsidRPr="00003581">
                <w:rPr>
                  <w:rFonts w:ascii="Arial" w:eastAsia="Times New Roman" w:hAnsi="Arial" w:cs="Arial"/>
                  <w:i/>
                  <w:iCs/>
                  <w:sz w:val="20"/>
                  <w:lang w:eastAsia="fr-FR"/>
                </w:rPr>
                <w:t>Anthus pratensis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2010-01-23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304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8" name="Image 435" descr="Photo">
                    <a:hlinkClick xmlns:a="http://schemas.openxmlformats.org/drawingml/2006/main" r:id="rId6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Photo">
                            <a:hlinkClick r:id="rId63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39" name="Image 436" descr="Stats">
                    <a:hlinkClick xmlns:a="http://schemas.openxmlformats.org/drawingml/2006/main" r:id="rId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Stats">
                            <a:hlinkClick r:id="rId63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0" name="Image 437" descr="Carte">
                    <a:hlinkClick xmlns:a="http://schemas.openxmlformats.org/drawingml/2006/main" r:id="rId6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Carte">
                            <a:hlinkClick r:id="rId63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181</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40" w:history="1">
              <w:r w:rsidR="009D29BC" w:rsidRPr="00003581">
                <w:rPr>
                  <w:rFonts w:ascii="Arial" w:eastAsia="Times New Roman" w:hAnsi="Arial" w:cs="Arial"/>
                  <w:color w:val="0066B2"/>
                  <w:sz w:val="20"/>
                  <w:lang w:eastAsia="fr-FR"/>
                </w:rPr>
                <w:t xml:space="preserve">Pipit à gorge rousse - </w:t>
              </w:r>
              <w:r w:rsidR="009D29BC" w:rsidRPr="00003581">
                <w:rPr>
                  <w:rFonts w:ascii="Arial" w:eastAsia="Times New Roman" w:hAnsi="Arial" w:cs="Arial"/>
                  <w:i/>
                  <w:iCs/>
                  <w:sz w:val="20"/>
                  <w:lang w:eastAsia="fr-FR"/>
                </w:rPr>
                <w:t>Anthus cervinus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2011-12-24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2013-12-14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1" name="Image 438" descr="Stats">
                    <a:hlinkClick xmlns:a="http://schemas.openxmlformats.org/drawingml/2006/main" r:id="rId6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Stats">
                            <a:hlinkClick r:id="rId64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2" name="Image 439" descr="Carte">
                    <a:hlinkClick xmlns:a="http://schemas.openxmlformats.org/drawingml/2006/main" r:id="rId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Carte">
                            <a:hlinkClick r:id="rId642"/>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182</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43" w:history="1">
              <w:r w:rsidR="009D29BC" w:rsidRPr="00003581">
                <w:rPr>
                  <w:rFonts w:ascii="Arial" w:eastAsia="Times New Roman" w:hAnsi="Arial" w:cs="Arial"/>
                  <w:color w:val="0066B2"/>
                  <w:sz w:val="20"/>
                  <w:lang w:eastAsia="fr-FR"/>
                </w:rPr>
                <w:t xml:space="preserve">Pipit spioncelle - </w:t>
              </w:r>
              <w:r w:rsidR="009D29BC" w:rsidRPr="00003581">
                <w:rPr>
                  <w:rFonts w:ascii="Arial" w:eastAsia="Times New Roman" w:hAnsi="Arial" w:cs="Arial"/>
                  <w:i/>
                  <w:iCs/>
                  <w:sz w:val="20"/>
                  <w:lang w:eastAsia="fr-FR"/>
                </w:rPr>
                <w:t>Anthus spinoletta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2013-12-01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3" name="Image 440" descr="Stats">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Stats">
                            <a:hlinkClick r:id="rId64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4" name="Image 441" descr="Carte">
                    <a:hlinkClick xmlns:a="http://schemas.openxmlformats.org/drawingml/2006/main" r:id="rId6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Carte">
                            <a:hlinkClick r:id="rId64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183</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46" w:history="1">
              <w:r w:rsidR="009D29BC" w:rsidRPr="00003581">
                <w:rPr>
                  <w:rFonts w:ascii="Arial" w:eastAsia="Times New Roman" w:hAnsi="Arial" w:cs="Arial"/>
                  <w:color w:val="0066B2"/>
                  <w:sz w:val="20"/>
                  <w:lang w:eastAsia="fr-FR"/>
                </w:rPr>
                <w:t xml:space="preserve">Pinson des arbres - </w:t>
              </w:r>
              <w:r w:rsidR="009D29BC" w:rsidRPr="00003581">
                <w:rPr>
                  <w:rFonts w:ascii="Arial" w:eastAsia="Times New Roman" w:hAnsi="Arial" w:cs="Arial"/>
                  <w:i/>
                  <w:iCs/>
                  <w:sz w:val="20"/>
                  <w:lang w:eastAsia="fr-FR"/>
                </w:rPr>
                <w:t>Fringilla coelebs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2011-11-09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5" name="Image 442" descr="Stats">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Stats">
                            <a:hlinkClick r:id="rId647"/>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6" name="Image 443" descr="Carte">
                    <a:hlinkClick xmlns:a="http://schemas.openxmlformats.org/drawingml/2006/main" r:id="rId6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arte">
                            <a:hlinkClick r:id="rId648"/>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184</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49" w:history="1">
              <w:r w:rsidR="009D29BC" w:rsidRPr="00003581">
                <w:rPr>
                  <w:rFonts w:ascii="Arial" w:eastAsia="Times New Roman" w:hAnsi="Arial" w:cs="Arial"/>
                  <w:color w:val="0066B2"/>
                  <w:sz w:val="20"/>
                  <w:lang w:eastAsia="fr-FR"/>
                </w:rPr>
                <w:t xml:space="preserve">Verdier d'Europe - </w:t>
              </w:r>
              <w:r w:rsidR="009D29BC" w:rsidRPr="00003581">
                <w:rPr>
                  <w:rFonts w:ascii="Arial" w:eastAsia="Times New Roman" w:hAnsi="Arial" w:cs="Arial"/>
                  <w:i/>
                  <w:iCs/>
                  <w:sz w:val="20"/>
                  <w:lang w:eastAsia="fr-FR"/>
                </w:rPr>
                <w:t>Chloris chloris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2012-03-03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2018-11-11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7" name="Image 444" descr="Stats">
                    <a:hlinkClick xmlns:a="http://schemas.openxmlformats.org/drawingml/2006/main" r:id="rId6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Stats">
                            <a:hlinkClick r:id="rId650"/>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8" name="Image 445" descr="Carte">
                    <a:hlinkClick xmlns:a="http://schemas.openxmlformats.org/drawingml/2006/main" r:id="rId6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Carte">
                            <a:hlinkClick r:id="rId651"/>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lastRenderedPageBreak/>
              <w:t>185</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52" w:history="1">
              <w:r w:rsidR="009D29BC" w:rsidRPr="00003581">
                <w:rPr>
                  <w:rFonts w:ascii="Arial" w:eastAsia="Times New Roman" w:hAnsi="Arial" w:cs="Arial"/>
                  <w:color w:val="0066B2"/>
                  <w:sz w:val="20"/>
                  <w:lang w:eastAsia="fr-FR"/>
                </w:rPr>
                <w:t xml:space="preserve">Linotte mélodieuse - </w:t>
              </w:r>
              <w:r w:rsidR="009D29BC" w:rsidRPr="00003581">
                <w:rPr>
                  <w:rFonts w:ascii="Arial" w:eastAsia="Times New Roman" w:hAnsi="Arial" w:cs="Arial"/>
                  <w:i/>
                  <w:iCs/>
                  <w:sz w:val="20"/>
                  <w:lang w:eastAsia="fr-FR"/>
                </w:rPr>
                <w:t>Linaria cannabina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173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2018-10-13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49" name="Image 446" descr="Photo">
                    <a:hlinkClick xmlns:a="http://schemas.openxmlformats.org/drawingml/2006/main" r:id="rId6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Photo">
                            <a:hlinkClick r:id="rId653"/>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0" name="Image 447" descr="Stats">
                    <a:hlinkClick xmlns:a="http://schemas.openxmlformats.org/drawingml/2006/main" r:id="rId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Stats">
                            <a:hlinkClick r:id="rId654"/>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1" name="Image 448" descr="Carte">
                    <a:hlinkClick xmlns:a="http://schemas.openxmlformats.org/drawingml/2006/main" r:id="rId6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Carte">
                            <a:hlinkClick r:id="rId655"/>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186</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56" w:history="1">
              <w:r w:rsidR="009D29BC" w:rsidRPr="00003581">
                <w:rPr>
                  <w:rFonts w:ascii="Arial" w:eastAsia="Times New Roman" w:hAnsi="Arial" w:cs="Arial"/>
                  <w:color w:val="0066B2"/>
                  <w:sz w:val="20"/>
                  <w:lang w:eastAsia="fr-FR"/>
                </w:rPr>
                <w:t xml:space="preserve">Chardonneret élégant - </w:t>
              </w:r>
              <w:r w:rsidR="009D29BC" w:rsidRPr="00003581">
                <w:rPr>
                  <w:rFonts w:ascii="Arial" w:eastAsia="Times New Roman" w:hAnsi="Arial" w:cs="Arial"/>
                  <w:i/>
                  <w:iCs/>
                  <w:sz w:val="20"/>
                  <w:lang w:eastAsia="fr-FR"/>
                </w:rPr>
                <w:t>Carduelis carduelis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2" name="Image 449" descr="Photo">
                    <a:hlinkClick xmlns:a="http://schemas.openxmlformats.org/drawingml/2006/main" r:id="rId6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Photo">
                            <a:hlinkClick r:id="rId657"/>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3" name="Image 450" descr="Stats">
                    <a:hlinkClick xmlns:a="http://schemas.openxmlformats.org/drawingml/2006/main" r:id="rId6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Stats">
                            <a:hlinkClick r:id="rId65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4" name="Image 451" descr="Carte">
                    <a:hlinkClick xmlns:a="http://schemas.openxmlformats.org/drawingml/2006/main" r:id="rId6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Carte">
                            <a:hlinkClick r:id="rId65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187</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60" w:history="1">
              <w:r w:rsidR="009D29BC" w:rsidRPr="00003581">
                <w:rPr>
                  <w:rFonts w:ascii="Arial" w:eastAsia="Times New Roman" w:hAnsi="Arial" w:cs="Arial"/>
                  <w:color w:val="0066B2"/>
                  <w:sz w:val="20"/>
                  <w:lang w:eastAsia="fr-FR"/>
                </w:rPr>
                <w:t xml:space="preserve">Serin cini - </w:t>
              </w:r>
              <w:r w:rsidR="009D29BC" w:rsidRPr="00003581">
                <w:rPr>
                  <w:rFonts w:ascii="Arial" w:eastAsia="Times New Roman" w:hAnsi="Arial" w:cs="Arial"/>
                  <w:i/>
                  <w:iCs/>
                  <w:sz w:val="20"/>
                  <w:lang w:eastAsia="fr-FR"/>
                </w:rPr>
                <w:t>Serinus serinus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2012-07-14</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41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318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2018-08-30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5" name="Image 452" descr="Photo">
                    <a:hlinkClick xmlns:a="http://schemas.openxmlformats.org/drawingml/2006/main" r:id="rId6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Photo">
                            <a:hlinkClick r:id="rId661"/>
                          </pic:cNvPr>
                          <pic:cNvPicPr>
                            <a:picLocks noChangeAspect="1" noChangeArrowheads="1"/>
                          </pic:cNvPicPr>
                        </pic:nvPicPr>
                        <pic:blipFill>
                          <a:blip r:embed="rId23"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6" name="Image 453" descr="Stats">
                    <a:hlinkClick xmlns:a="http://schemas.openxmlformats.org/drawingml/2006/main" r:id="rId6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Stats">
                            <a:hlinkClick r:id="rId662"/>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7" name="Image 454" descr="Carte">
                    <a:hlinkClick xmlns:a="http://schemas.openxmlformats.org/drawingml/2006/main" r:id="rId6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Carte">
                            <a:hlinkClick r:id="rId663"/>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188</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64" w:history="1">
              <w:r w:rsidR="009D29BC" w:rsidRPr="00003581">
                <w:rPr>
                  <w:rFonts w:ascii="Arial" w:eastAsia="Times New Roman" w:hAnsi="Arial" w:cs="Arial"/>
                  <w:color w:val="0066B2"/>
                  <w:sz w:val="20"/>
                  <w:lang w:eastAsia="fr-FR"/>
                </w:rPr>
                <w:t xml:space="preserve">Tarin des aulnes - </w:t>
              </w:r>
              <w:r w:rsidR="009D29BC" w:rsidRPr="00003581">
                <w:rPr>
                  <w:rFonts w:ascii="Arial" w:eastAsia="Times New Roman" w:hAnsi="Arial" w:cs="Arial"/>
                  <w:i/>
                  <w:iCs/>
                  <w:sz w:val="20"/>
                  <w:lang w:eastAsia="fr-FR"/>
                </w:rPr>
                <w:t>Spinus spinus</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2017-12-03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8" name="Image 455" descr="Stats">
                    <a:hlinkClick xmlns:a="http://schemas.openxmlformats.org/drawingml/2006/main" r:id="rId6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Stats">
                            <a:hlinkClick r:id="rId665"/>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59" name="Image 456" descr="Carte">
                    <a:hlinkClick xmlns:a="http://schemas.openxmlformats.org/drawingml/2006/main" r:id="rId6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Carte">
                            <a:hlinkClick r:id="rId666"/>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189</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67" w:history="1">
              <w:r w:rsidR="009D29BC" w:rsidRPr="00003581">
                <w:rPr>
                  <w:rFonts w:ascii="Arial" w:eastAsia="Times New Roman" w:hAnsi="Arial" w:cs="Arial"/>
                  <w:color w:val="0066B2"/>
                  <w:sz w:val="20"/>
                  <w:lang w:eastAsia="fr-FR"/>
                </w:rPr>
                <w:t xml:space="preserve">Bruant proyer - </w:t>
              </w:r>
              <w:r w:rsidR="009D29BC" w:rsidRPr="00003581">
                <w:rPr>
                  <w:rFonts w:ascii="Arial" w:eastAsia="Times New Roman" w:hAnsi="Arial" w:cs="Arial"/>
                  <w:i/>
                  <w:iCs/>
                  <w:sz w:val="20"/>
                  <w:lang w:eastAsia="fr-FR"/>
                </w:rPr>
                <w:t>Emberiza calandra</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2012-05-05</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10</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32</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2018-04-08</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60" name="Image 457" descr="Stats">
                    <a:hlinkClick xmlns:a="http://schemas.openxmlformats.org/drawingml/2006/main" r:id="rId6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Stats">
                            <a:hlinkClick r:id="rId668"/>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61" name="Image 458" descr="Carte">
                    <a:hlinkClick xmlns:a="http://schemas.openxmlformats.org/drawingml/2006/main" r:id="rId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Carte">
                            <a:hlinkClick r:id="rId669"/>
                          </pic:cNvPr>
                          <pic:cNvPicPr>
                            <a:picLocks noChangeAspect="1" noChangeArrowheads="1"/>
                          </pic:cNvPicPr>
                        </pic:nvPicPr>
                        <pic:blipFill>
                          <a:blip r:embed="rId30"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r>
      <w:tr w:rsidR="009D29BC" w:rsidRPr="00003581" w:rsidTr="003B7FC0">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190</w:t>
            </w:r>
          </w:p>
        </w:tc>
        <w:tc>
          <w:tcPr>
            <w:tcW w:w="0" w:type="auto"/>
            <w:shd w:val="clear" w:color="auto" w:fill="FFFFFF"/>
            <w:tcMar>
              <w:top w:w="67" w:type="dxa"/>
              <w:left w:w="67" w:type="dxa"/>
              <w:bottom w:w="67" w:type="dxa"/>
              <w:right w:w="67" w:type="dxa"/>
            </w:tcMar>
            <w:hideMark/>
          </w:tcPr>
          <w:p w:rsidR="009D29BC" w:rsidRPr="00003581" w:rsidRDefault="00151CB2" w:rsidP="003B7FC0">
            <w:pPr>
              <w:spacing w:before="167" w:after="251" w:line="240" w:lineRule="auto"/>
              <w:rPr>
                <w:rFonts w:ascii="Arial" w:eastAsia="Times New Roman" w:hAnsi="Arial" w:cs="Arial"/>
                <w:color w:val="3D3D3D"/>
                <w:sz w:val="20"/>
                <w:szCs w:val="20"/>
                <w:lang w:eastAsia="fr-FR"/>
              </w:rPr>
            </w:pPr>
            <w:hyperlink r:id="rId670" w:history="1">
              <w:r w:rsidR="009D29BC" w:rsidRPr="00003581">
                <w:rPr>
                  <w:rFonts w:ascii="Arial" w:eastAsia="Times New Roman" w:hAnsi="Arial" w:cs="Arial"/>
                  <w:color w:val="0066B2"/>
                  <w:sz w:val="20"/>
                  <w:lang w:eastAsia="fr-FR"/>
                </w:rPr>
                <w:t xml:space="preserve">Bruant du Sahara - </w:t>
              </w:r>
              <w:r w:rsidR="009D29BC" w:rsidRPr="00003581">
                <w:rPr>
                  <w:rFonts w:ascii="Arial" w:eastAsia="Times New Roman" w:hAnsi="Arial" w:cs="Arial"/>
                  <w:i/>
                  <w:iCs/>
                  <w:sz w:val="20"/>
                  <w:lang w:eastAsia="fr-FR"/>
                </w:rPr>
                <w:t>Emberiza sahari</w:t>
              </w:r>
            </w:hyperlink>
            <w:r w:rsidR="009D29BC" w:rsidRPr="00003581">
              <w:rPr>
                <w:rFonts w:ascii="Arial" w:eastAsia="Times New Roman" w:hAnsi="Arial" w:cs="Arial"/>
                <w:color w:val="3D3D3D"/>
                <w:sz w:val="20"/>
                <w:szCs w:val="20"/>
                <w:lang w:eastAsia="fr-FR"/>
              </w:rPr>
              <w:t xml:space="preserve"> </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2012-04-03</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7</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2018-08-19</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sidRPr="00003581">
              <w:rPr>
                <w:rFonts w:ascii="Arial" w:eastAsia="Times New Roman" w:hAnsi="Arial" w:cs="Arial"/>
                <w:color w:val="3D3D3D"/>
                <w:sz w:val="20"/>
                <w:szCs w:val="20"/>
                <w:lang w:eastAsia="fr-FR"/>
              </w:rPr>
              <w:t>-</w:t>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r>
              <w:rPr>
                <w:rFonts w:ascii="Arial" w:eastAsia="Times New Roman" w:hAnsi="Arial" w:cs="Arial"/>
                <w:noProof/>
                <w:color w:val="0066B2"/>
                <w:sz w:val="20"/>
                <w:szCs w:val="20"/>
                <w:lang w:eastAsia="fr-FR"/>
              </w:rPr>
              <w:drawing>
                <wp:inline distT="0" distB="0" distL="0" distR="0">
                  <wp:extent cx="148590" cy="148590"/>
                  <wp:effectExtent l="19050" t="0" r="3810" b="0"/>
                  <wp:docPr id="462" name="Image 459" descr="Stats">
                    <a:hlinkClick xmlns:a="http://schemas.openxmlformats.org/drawingml/2006/main" r:id="rId6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Stats">
                            <a:hlinkClick r:id="rId671"/>
                          </pic:cNvPr>
                          <pic:cNvPicPr>
                            <a:picLocks noChangeAspect="1" noChangeArrowheads="1"/>
                          </pic:cNvPicPr>
                        </pic:nvPicPr>
                        <pic:blipFill>
                          <a:blip r:embed="rId28" cstate="print"/>
                          <a:srcRect/>
                          <a:stretch>
                            <a:fillRect/>
                          </a:stretch>
                        </pic:blipFill>
                        <pic:spPr bwMode="auto">
                          <a:xfrm>
                            <a:off x="0" y="0"/>
                            <a:ext cx="148590" cy="148590"/>
                          </a:xfrm>
                          <a:prstGeom prst="rect">
                            <a:avLst/>
                          </a:prstGeom>
                          <a:noFill/>
                          <a:ln w="9525">
                            <a:noFill/>
                            <a:miter lim="800000"/>
                            <a:headEnd/>
                            <a:tailEnd/>
                          </a:ln>
                        </pic:spPr>
                      </pic:pic>
                    </a:graphicData>
                  </a:graphic>
                </wp:inline>
              </w:drawing>
            </w:r>
          </w:p>
        </w:tc>
        <w:tc>
          <w:tcPr>
            <w:tcW w:w="0" w:type="auto"/>
            <w:shd w:val="clear" w:color="auto" w:fill="FFFFFF"/>
            <w:tcMar>
              <w:top w:w="67" w:type="dxa"/>
              <w:left w:w="67" w:type="dxa"/>
              <w:bottom w:w="67" w:type="dxa"/>
              <w:right w:w="67" w:type="dxa"/>
            </w:tcMar>
            <w:hideMark/>
          </w:tcPr>
          <w:p w:rsidR="009D29BC" w:rsidRPr="00003581" w:rsidRDefault="009D29BC" w:rsidP="003B7FC0">
            <w:pPr>
              <w:spacing w:before="167" w:after="251" w:line="240" w:lineRule="auto"/>
              <w:rPr>
                <w:rFonts w:ascii="Arial" w:eastAsia="Times New Roman" w:hAnsi="Arial" w:cs="Arial"/>
                <w:color w:val="3D3D3D"/>
                <w:sz w:val="20"/>
                <w:szCs w:val="20"/>
                <w:lang w:eastAsia="fr-FR"/>
              </w:rPr>
            </w:pPr>
          </w:p>
        </w:tc>
      </w:tr>
    </w:tbl>
    <w:p w:rsidR="005C0D3B" w:rsidRDefault="005C0D3B" w:rsidP="00AF7180"/>
    <w:sectPr w:rsidR="005C0D3B" w:rsidSect="0013007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4CF9" w:rsidRDefault="008C4CF9" w:rsidP="00751BF4">
      <w:pPr>
        <w:spacing w:after="0" w:line="240" w:lineRule="auto"/>
      </w:pPr>
      <w:r>
        <w:separator/>
      </w:r>
    </w:p>
  </w:endnote>
  <w:endnote w:type="continuationSeparator" w:id="0">
    <w:p w:rsidR="008C4CF9" w:rsidRDefault="008C4CF9" w:rsidP="00751B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Italic">
    <w:panose1 w:val="00000000000000000000"/>
    <w:charset w:val="00"/>
    <w:family w:val="auto"/>
    <w:notTrueType/>
    <w:pitch w:val="default"/>
    <w:sig w:usb0="00000003" w:usb1="00000000" w:usb2="00000000" w:usb3="00000000" w:csb0="00000001" w:csb1="00000000"/>
  </w:font>
  <w:font w:name="Calibri-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4CF9" w:rsidRDefault="008C4CF9" w:rsidP="00751BF4">
      <w:pPr>
        <w:spacing w:after="0" w:line="240" w:lineRule="auto"/>
      </w:pPr>
      <w:r>
        <w:separator/>
      </w:r>
    </w:p>
  </w:footnote>
  <w:footnote w:type="continuationSeparator" w:id="0">
    <w:p w:rsidR="008C4CF9" w:rsidRDefault="008C4CF9" w:rsidP="00751B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A5BF7"/>
    <w:multiLevelType w:val="hybridMultilevel"/>
    <w:tmpl w:val="08CA8F5E"/>
    <w:lvl w:ilvl="0" w:tplc="C8F622B6">
      <w:start w:val="2"/>
      <w:numFmt w:val="bullet"/>
      <w:lvlText w:val="-"/>
      <w:lvlJc w:val="left"/>
      <w:pPr>
        <w:ind w:left="417" w:hanging="360"/>
      </w:pPr>
      <w:rPr>
        <w:rFonts w:ascii="Arial" w:eastAsia="Arial" w:hAnsi="Arial" w:cs="Aria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1">
    <w:nsid w:val="29D91ED1"/>
    <w:multiLevelType w:val="hybridMultilevel"/>
    <w:tmpl w:val="A19ED7BA"/>
    <w:lvl w:ilvl="0" w:tplc="CC2A1F50">
      <w:start w:val="2"/>
      <w:numFmt w:val="bullet"/>
      <w:lvlText w:val="-"/>
      <w:lvlJc w:val="left"/>
      <w:pPr>
        <w:ind w:left="417" w:hanging="360"/>
      </w:pPr>
      <w:rPr>
        <w:rFonts w:ascii="Arial" w:eastAsia="Arial" w:hAnsi="Arial" w:cs="Aria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2">
    <w:nsid w:val="462A7B1A"/>
    <w:multiLevelType w:val="hybridMultilevel"/>
    <w:tmpl w:val="3990ADF6"/>
    <w:lvl w:ilvl="0" w:tplc="425AD858">
      <w:start w:val="2"/>
      <w:numFmt w:val="bullet"/>
      <w:lvlText w:val="-"/>
      <w:lvlJc w:val="left"/>
      <w:pPr>
        <w:ind w:left="417" w:hanging="360"/>
      </w:pPr>
      <w:rPr>
        <w:rFonts w:ascii="Arial" w:eastAsia="Arial" w:hAnsi="Arial" w:cs="Aria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3">
    <w:nsid w:val="53150716"/>
    <w:multiLevelType w:val="hybridMultilevel"/>
    <w:tmpl w:val="B5A0544C"/>
    <w:lvl w:ilvl="0" w:tplc="C00037B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590D075B"/>
    <w:multiLevelType w:val="hybridMultilevel"/>
    <w:tmpl w:val="2C6C7948"/>
    <w:lvl w:ilvl="0" w:tplc="DFE88224">
      <w:start w:val="2"/>
      <w:numFmt w:val="bullet"/>
      <w:lvlText w:val="-"/>
      <w:lvlJc w:val="left"/>
      <w:pPr>
        <w:ind w:left="417" w:hanging="360"/>
      </w:pPr>
      <w:rPr>
        <w:rFonts w:ascii="Arial" w:eastAsia="Arial" w:hAnsi="Arial" w:cs="Aria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footnotePr>
    <w:footnote w:id="-1"/>
    <w:footnote w:id="0"/>
  </w:footnotePr>
  <w:endnotePr>
    <w:endnote w:id="-1"/>
    <w:endnote w:id="0"/>
  </w:endnotePr>
  <w:compat/>
  <w:rsids>
    <w:rsidRoot w:val="00AF7180"/>
    <w:rsid w:val="00002CAF"/>
    <w:rsid w:val="00025737"/>
    <w:rsid w:val="000277FC"/>
    <w:rsid w:val="00030635"/>
    <w:rsid w:val="000458F8"/>
    <w:rsid w:val="00052703"/>
    <w:rsid w:val="0007579C"/>
    <w:rsid w:val="00083711"/>
    <w:rsid w:val="00092112"/>
    <w:rsid w:val="00096EF2"/>
    <w:rsid w:val="000B6D31"/>
    <w:rsid w:val="000C1BFE"/>
    <w:rsid w:val="000D60C5"/>
    <w:rsid w:val="000F1413"/>
    <w:rsid w:val="000F2721"/>
    <w:rsid w:val="000F5D7B"/>
    <w:rsid w:val="0011279A"/>
    <w:rsid w:val="001177D8"/>
    <w:rsid w:val="00123A37"/>
    <w:rsid w:val="00130074"/>
    <w:rsid w:val="00134FF3"/>
    <w:rsid w:val="00143732"/>
    <w:rsid w:val="00151CB2"/>
    <w:rsid w:val="00172B64"/>
    <w:rsid w:val="00176484"/>
    <w:rsid w:val="001909E4"/>
    <w:rsid w:val="001A14C2"/>
    <w:rsid w:val="001B090C"/>
    <w:rsid w:val="001B0C1E"/>
    <w:rsid w:val="001D495F"/>
    <w:rsid w:val="001E11D5"/>
    <w:rsid w:val="001F083E"/>
    <w:rsid w:val="00203FDE"/>
    <w:rsid w:val="0021277C"/>
    <w:rsid w:val="002210A5"/>
    <w:rsid w:val="002306E0"/>
    <w:rsid w:val="002360D8"/>
    <w:rsid w:val="002366ED"/>
    <w:rsid w:val="002449E4"/>
    <w:rsid w:val="002504DB"/>
    <w:rsid w:val="00261A96"/>
    <w:rsid w:val="00261E37"/>
    <w:rsid w:val="00273422"/>
    <w:rsid w:val="00276303"/>
    <w:rsid w:val="00276DDF"/>
    <w:rsid w:val="002820B5"/>
    <w:rsid w:val="0028354C"/>
    <w:rsid w:val="00285A77"/>
    <w:rsid w:val="0029681B"/>
    <w:rsid w:val="00296B9F"/>
    <w:rsid w:val="002A2288"/>
    <w:rsid w:val="002B725A"/>
    <w:rsid w:val="002B7C49"/>
    <w:rsid w:val="002C4D08"/>
    <w:rsid w:val="002E2459"/>
    <w:rsid w:val="002F1478"/>
    <w:rsid w:val="00300E58"/>
    <w:rsid w:val="00303710"/>
    <w:rsid w:val="00320524"/>
    <w:rsid w:val="00324E95"/>
    <w:rsid w:val="0033071D"/>
    <w:rsid w:val="00333189"/>
    <w:rsid w:val="00357E17"/>
    <w:rsid w:val="0036008A"/>
    <w:rsid w:val="00366FCB"/>
    <w:rsid w:val="00377E11"/>
    <w:rsid w:val="003A030C"/>
    <w:rsid w:val="003A6C31"/>
    <w:rsid w:val="003B7FC0"/>
    <w:rsid w:val="003C3144"/>
    <w:rsid w:val="003C4518"/>
    <w:rsid w:val="003D2829"/>
    <w:rsid w:val="004048C2"/>
    <w:rsid w:val="00405B09"/>
    <w:rsid w:val="004063A3"/>
    <w:rsid w:val="004212C8"/>
    <w:rsid w:val="00422A62"/>
    <w:rsid w:val="00422D24"/>
    <w:rsid w:val="00423A83"/>
    <w:rsid w:val="00426E07"/>
    <w:rsid w:val="00455D2A"/>
    <w:rsid w:val="00455E3C"/>
    <w:rsid w:val="00460FE1"/>
    <w:rsid w:val="00462ED9"/>
    <w:rsid w:val="00466412"/>
    <w:rsid w:val="0046667E"/>
    <w:rsid w:val="004A3527"/>
    <w:rsid w:val="004B2AF7"/>
    <w:rsid w:val="004B614D"/>
    <w:rsid w:val="004C330A"/>
    <w:rsid w:val="004D3D89"/>
    <w:rsid w:val="004E346D"/>
    <w:rsid w:val="004F3329"/>
    <w:rsid w:val="00513BD1"/>
    <w:rsid w:val="005173A4"/>
    <w:rsid w:val="0051740E"/>
    <w:rsid w:val="00520304"/>
    <w:rsid w:val="005219BA"/>
    <w:rsid w:val="005220AC"/>
    <w:rsid w:val="005244F3"/>
    <w:rsid w:val="00526B9F"/>
    <w:rsid w:val="00527418"/>
    <w:rsid w:val="00536AD6"/>
    <w:rsid w:val="00542516"/>
    <w:rsid w:val="00545878"/>
    <w:rsid w:val="00575CD9"/>
    <w:rsid w:val="005768ED"/>
    <w:rsid w:val="005A568C"/>
    <w:rsid w:val="005C0D3B"/>
    <w:rsid w:val="005C3B53"/>
    <w:rsid w:val="005E25A1"/>
    <w:rsid w:val="00600136"/>
    <w:rsid w:val="00616F9E"/>
    <w:rsid w:val="00624726"/>
    <w:rsid w:val="006370E1"/>
    <w:rsid w:val="00652FC6"/>
    <w:rsid w:val="0066005C"/>
    <w:rsid w:val="006745E5"/>
    <w:rsid w:val="00681E1D"/>
    <w:rsid w:val="00685768"/>
    <w:rsid w:val="006A2201"/>
    <w:rsid w:val="006A5FBB"/>
    <w:rsid w:val="006C1F2A"/>
    <w:rsid w:val="006C53F3"/>
    <w:rsid w:val="006C55B2"/>
    <w:rsid w:val="006D3A37"/>
    <w:rsid w:val="0071363C"/>
    <w:rsid w:val="00714C76"/>
    <w:rsid w:val="007155BB"/>
    <w:rsid w:val="007159BF"/>
    <w:rsid w:val="00733C64"/>
    <w:rsid w:val="0074515C"/>
    <w:rsid w:val="0074719E"/>
    <w:rsid w:val="00751BF4"/>
    <w:rsid w:val="007529F7"/>
    <w:rsid w:val="00776078"/>
    <w:rsid w:val="00777F90"/>
    <w:rsid w:val="00797C81"/>
    <w:rsid w:val="007D2BED"/>
    <w:rsid w:val="007D3A6B"/>
    <w:rsid w:val="007F3C3F"/>
    <w:rsid w:val="008014CC"/>
    <w:rsid w:val="00810243"/>
    <w:rsid w:val="008225CE"/>
    <w:rsid w:val="00831833"/>
    <w:rsid w:val="00844117"/>
    <w:rsid w:val="0085015B"/>
    <w:rsid w:val="0085489F"/>
    <w:rsid w:val="008623F0"/>
    <w:rsid w:val="00862BA4"/>
    <w:rsid w:val="00881D2F"/>
    <w:rsid w:val="00881EAA"/>
    <w:rsid w:val="00887BC3"/>
    <w:rsid w:val="00887DCD"/>
    <w:rsid w:val="0089248B"/>
    <w:rsid w:val="0089269E"/>
    <w:rsid w:val="00892A41"/>
    <w:rsid w:val="008946B1"/>
    <w:rsid w:val="008B099A"/>
    <w:rsid w:val="008C4CF9"/>
    <w:rsid w:val="008E0BF9"/>
    <w:rsid w:val="008E18D0"/>
    <w:rsid w:val="008F2438"/>
    <w:rsid w:val="008F5338"/>
    <w:rsid w:val="00922A4B"/>
    <w:rsid w:val="00951D0A"/>
    <w:rsid w:val="009554A1"/>
    <w:rsid w:val="0095670A"/>
    <w:rsid w:val="00963E92"/>
    <w:rsid w:val="009810AF"/>
    <w:rsid w:val="00984000"/>
    <w:rsid w:val="0098743B"/>
    <w:rsid w:val="00992737"/>
    <w:rsid w:val="00993AB4"/>
    <w:rsid w:val="009A3F75"/>
    <w:rsid w:val="009A6D09"/>
    <w:rsid w:val="009B3A06"/>
    <w:rsid w:val="009B60F8"/>
    <w:rsid w:val="009C7D1E"/>
    <w:rsid w:val="009D29BC"/>
    <w:rsid w:val="009D7481"/>
    <w:rsid w:val="009F29D4"/>
    <w:rsid w:val="00A03082"/>
    <w:rsid w:val="00A0790F"/>
    <w:rsid w:val="00A110F5"/>
    <w:rsid w:val="00A12E3A"/>
    <w:rsid w:val="00A14835"/>
    <w:rsid w:val="00A16CFC"/>
    <w:rsid w:val="00A24E86"/>
    <w:rsid w:val="00A265C9"/>
    <w:rsid w:val="00A31262"/>
    <w:rsid w:val="00A34E8B"/>
    <w:rsid w:val="00A4461C"/>
    <w:rsid w:val="00A579C7"/>
    <w:rsid w:val="00A618ED"/>
    <w:rsid w:val="00A64CCC"/>
    <w:rsid w:val="00A774C0"/>
    <w:rsid w:val="00A77A79"/>
    <w:rsid w:val="00A80DBA"/>
    <w:rsid w:val="00A962B7"/>
    <w:rsid w:val="00AA0C8B"/>
    <w:rsid w:val="00AA3B19"/>
    <w:rsid w:val="00AD7E52"/>
    <w:rsid w:val="00AE4280"/>
    <w:rsid w:val="00AE564B"/>
    <w:rsid w:val="00AF4B21"/>
    <w:rsid w:val="00AF7180"/>
    <w:rsid w:val="00B066D8"/>
    <w:rsid w:val="00B12D96"/>
    <w:rsid w:val="00B211D0"/>
    <w:rsid w:val="00B33F02"/>
    <w:rsid w:val="00B351B1"/>
    <w:rsid w:val="00B42AAB"/>
    <w:rsid w:val="00B51354"/>
    <w:rsid w:val="00B55AC3"/>
    <w:rsid w:val="00B60550"/>
    <w:rsid w:val="00B612F9"/>
    <w:rsid w:val="00B6279D"/>
    <w:rsid w:val="00B62BA5"/>
    <w:rsid w:val="00B65DB5"/>
    <w:rsid w:val="00B66583"/>
    <w:rsid w:val="00B75374"/>
    <w:rsid w:val="00B76EF7"/>
    <w:rsid w:val="00B9098E"/>
    <w:rsid w:val="00B92B7B"/>
    <w:rsid w:val="00B9624B"/>
    <w:rsid w:val="00BA37E6"/>
    <w:rsid w:val="00BB0ED0"/>
    <w:rsid w:val="00BB5283"/>
    <w:rsid w:val="00BB7EF0"/>
    <w:rsid w:val="00BC6E31"/>
    <w:rsid w:val="00BD31C6"/>
    <w:rsid w:val="00BD541C"/>
    <w:rsid w:val="00BE4D7B"/>
    <w:rsid w:val="00BF3EDE"/>
    <w:rsid w:val="00C327BD"/>
    <w:rsid w:val="00C353CB"/>
    <w:rsid w:val="00C37ACF"/>
    <w:rsid w:val="00C55F5F"/>
    <w:rsid w:val="00C6206A"/>
    <w:rsid w:val="00C621B0"/>
    <w:rsid w:val="00C623C7"/>
    <w:rsid w:val="00C80114"/>
    <w:rsid w:val="00C815F4"/>
    <w:rsid w:val="00C96B22"/>
    <w:rsid w:val="00CA3B40"/>
    <w:rsid w:val="00CA47DD"/>
    <w:rsid w:val="00CC266C"/>
    <w:rsid w:val="00CD6752"/>
    <w:rsid w:val="00CE18A4"/>
    <w:rsid w:val="00CE2B82"/>
    <w:rsid w:val="00CE5699"/>
    <w:rsid w:val="00CF38DE"/>
    <w:rsid w:val="00CF3B49"/>
    <w:rsid w:val="00CF406D"/>
    <w:rsid w:val="00D04CF8"/>
    <w:rsid w:val="00D07E9C"/>
    <w:rsid w:val="00D23A2A"/>
    <w:rsid w:val="00D24FE2"/>
    <w:rsid w:val="00D30CB7"/>
    <w:rsid w:val="00D57587"/>
    <w:rsid w:val="00D74B8E"/>
    <w:rsid w:val="00D82F8C"/>
    <w:rsid w:val="00D90F69"/>
    <w:rsid w:val="00D9427F"/>
    <w:rsid w:val="00D97370"/>
    <w:rsid w:val="00DA3862"/>
    <w:rsid w:val="00DC00B6"/>
    <w:rsid w:val="00DC61D1"/>
    <w:rsid w:val="00DE4677"/>
    <w:rsid w:val="00DF2501"/>
    <w:rsid w:val="00DF6CC2"/>
    <w:rsid w:val="00E13833"/>
    <w:rsid w:val="00E25D22"/>
    <w:rsid w:val="00E33C37"/>
    <w:rsid w:val="00E5245A"/>
    <w:rsid w:val="00E56E40"/>
    <w:rsid w:val="00E92587"/>
    <w:rsid w:val="00E94116"/>
    <w:rsid w:val="00E94E36"/>
    <w:rsid w:val="00EA30EF"/>
    <w:rsid w:val="00EC044D"/>
    <w:rsid w:val="00EC46EF"/>
    <w:rsid w:val="00ED7371"/>
    <w:rsid w:val="00EF0E0C"/>
    <w:rsid w:val="00EF23F0"/>
    <w:rsid w:val="00EF53EE"/>
    <w:rsid w:val="00EF5B8F"/>
    <w:rsid w:val="00F05944"/>
    <w:rsid w:val="00F164DF"/>
    <w:rsid w:val="00F21773"/>
    <w:rsid w:val="00F2796D"/>
    <w:rsid w:val="00F34918"/>
    <w:rsid w:val="00F475F8"/>
    <w:rsid w:val="00F57BEC"/>
    <w:rsid w:val="00F813E5"/>
    <w:rsid w:val="00FC022F"/>
    <w:rsid w:val="00FC15C4"/>
    <w:rsid w:val="00FC581D"/>
    <w:rsid w:val="00FE224C"/>
    <w:rsid w:val="00FE3412"/>
    <w:rsid w:val="00FF0E2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81D"/>
  </w:style>
  <w:style w:type="paragraph" w:styleId="Titre1">
    <w:name w:val="heading 1"/>
    <w:basedOn w:val="Normal"/>
    <w:link w:val="Titre1Car"/>
    <w:uiPriority w:val="9"/>
    <w:qFormat/>
    <w:rsid w:val="00751B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C581D"/>
    <w:pPr>
      <w:spacing w:before="100" w:beforeAutospacing="1" w:after="100" w:afterAutospacing="1" w:line="240" w:lineRule="auto"/>
      <w:outlineLvl w:val="1"/>
    </w:pPr>
    <w:rPr>
      <w:rFonts w:ascii="Times New Roman" w:eastAsia="Times New Roman" w:hAnsi="Times New Roman" w:cs="Times New Roman"/>
      <w:b/>
      <w:bCs/>
      <w:color w:val="000000"/>
      <w:sz w:val="36"/>
      <w:szCs w:val="36"/>
    </w:rPr>
  </w:style>
  <w:style w:type="paragraph" w:styleId="Titre3">
    <w:name w:val="heading 3"/>
    <w:basedOn w:val="Normal"/>
    <w:link w:val="Titre3Car"/>
    <w:uiPriority w:val="9"/>
    <w:qFormat/>
    <w:rsid w:val="00FC581D"/>
    <w:pPr>
      <w:spacing w:before="100" w:beforeAutospacing="1" w:after="100" w:afterAutospacing="1" w:line="240" w:lineRule="auto"/>
      <w:outlineLvl w:val="2"/>
    </w:pPr>
    <w:rPr>
      <w:rFonts w:ascii="Times New Roman" w:eastAsia="Times New Roman" w:hAnsi="Times New Roman" w:cs="Times New Roman"/>
      <w:b/>
      <w:bCs/>
      <w:color w:val="000000"/>
      <w:sz w:val="27"/>
      <w:szCs w:val="27"/>
    </w:rPr>
  </w:style>
  <w:style w:type="paragraph" w:styleId="Titre4">
    <w:name w:val="heading 4"/>
    <w:basedOn w:val="Normal"/>
    <w:link w:val="Titre4Car"/>
    <w:uiPriority w:val="9"/>
    <w:qFormat/>
    <w:rsid w:val="009D29BC"/>
    <w:pPr>
      <w:spacing w:before="72" w:after="48" w:line="240" w:lineRule="auto"/>
      <w:outlineLvl w:val="3"/>
    </w:pPr>
    <w:rPr>
      <w:rFonts w:ascii="Times New Roman" w:eastAsia="Times New Roman" w:hAnsi="Times New Roman" w:cs="Times New Roman"/>
      <w:color w:val="000000"/>
      <w:sz w:val="24"/>
      <w:szCs w:val="24"/>
      <w:lang w:eastAsia="fr-FR"/>
    </w:rPr>
  </w:style>
  <w:style w:type="paragraph" w:styleId="Titre5">
    <w:name w:val="heading 5"/>
    <w:basedOn w:val="Normal"/>
    <w:link w:val="Titre5Car"/>
    <w:uiPriority w:val="9"/>
    <w:qFormat/>
    <w:rsid w:val="009D29BC"/>
    <w:pPr>
      <w:spacing w:before="72" w:after="48" w:line="240" w:lineRule="auto"/>
      <w:outlineLvl w:val="4"/>
    </w:pPr>
    <w:rPr>
      <w:rFonts w:ascii="Times New Roman" w:eastAsia="Times New Roman" w:hAnsi="Times New Roman" w:cs="Times New Roman"/>
      <w:color w:val="000000"/>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1BF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C581D"/>
    <w:rPr>
      <w:rFonts w:ascii="Times New Roman" w:eastAsia="Times New Roman" w:hAnsi="Times New Roman" w:cs="Times New Roman"/>
      <w:b/>
      <w:bCs/>
      <w:color w:val="000000"/>
      <w:sz w:val="36"/>
      <w:szCs w:val="36"/>
    </w:rPr>
  </w:style>
  <w:style w:type="character" w:customStyle="1" w:styleId="Titre3Car">
    <w:name w:val="Titre 3 Car"/>
    <w:basedOn w:val="Policepardfaut"/>
    <w:link w:val="Titre3"/>
    <w:uiPriority w:val="9"/>
    <w:rsid w:val="00FC581D"/>
    <w:rPr>
      <w:rFonts w:ascii="Times New Roman" w:eastAsia="Times New Roman" w:hAnsi="Times New Roman" w:cs="Times New Roman"/>
      <w:b/>
      <w:bCs/>
      <w:color w:val="000000"/>
      <w:sz w:val="27"/>
      <w:szCs w:val="27"/>
    </w:rPr>
  </w:style>
  <w:style w:type="paragraph" w:styleId="Sansinterligne">
    <w:name w:val="No Spacing"/>
    <w:uiPriority w:val="1"/>
    <w:qFormat/>
    <w:rsid w:val="00FC581D"/>
    <w:pPr>
      <w:spacing w:after="0" w:line="240" w:lineRule="auto"/>
    </w:pPr>
  </w:style>
  <w:style w:type="paragraph" w:styleId="Textedebulles">
    <w:name w:val="Balloon Text"/>
    <w:basedOn w:val="Normal"/>
    <w:link w:val="TextedebullesCar"/>
    <w:uiPriority w:val="99"/>
    <w:semiHidden/>
    <w:unhideWhenUsed/>
    <w:rsid w:val="0014373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43732"/>
    <w:rPr>
      <w:rFonts w:ascii="Tahoma" w:hAnsi="Tahoma" w:cs="Tahoma"/>
      <w:sz w:val="16"/>
      <w:szCs w:val="16"/>
    </w:rPr>
  </w:style>
  <w:style w:type="character" w:styleId="Lienhypertexte">
    <w:name w:val="Hyperlink"/>
    <w:basedOn w:val="Policepardfaut"/>
    <w:uiPriority w:val="99"/>
    <w:unhideWhenUsed/>
    <w:rsid w:val="00CE18A4"/>
    <w:rPr>
      <w:color w:val="0000FF"/>
      <w:u w:val="single"/>
    </w:rPr>
  </w:style>
  <w:style w:type="character" w:styleId="Accentuation">
    <w:name w:val="Emphasis"/>
    <w:basedOn w:val="Policepardfaut"/>
    <w:uiPriority w:val="20"/>
    <w:qFormat/>
    <w:rsid w:val="0036008A"/>
    <w:rPr>
      <w:i/>
      <w:iCs/>
    </w:rPr>
  </w:style>
  <w:style w:type="character" w:styleId="Appelnotedebasdep">
    <w:name w:val="footnote reference"/>
    <w:semiHidden/>
    <w:unhideWhenUsed/>
    <w:rsid w:val="00751BF4"/>
    <w:rPr>
      <w:vertAlign w:val="superscript"/>
    </w:rPr>
  </w:style>
  <w:style w:type="character" w:customStyle="1" w:styleId="styleCountryFirst">
    <w:name w:val="styleCountryFirst"/>
    <w:rsid w:val="00751BF4"/>
    <w:rPr>
      <w:rFonts w:ascii="Arial" w:eastAsia="Arial" w:hAnsi="Arial" w:cs="Arial"/>
      <w:b/>
      <w:color w:val="365F91"/>
      <w:sz w:val="56"/>
      <w:szCs w:val="56"/>
    </w:rPr>
  </w:style>
  <w:style w:type="character" w:customStyle="1" w:styleId="styleTitleFirst">
    <w:name w:val="styleTitleFirst"/>
    <w:rsid w:val="00751BF4"/>
    <w:rPr>
      <w:rFonts w:ascii="Arial" w:eastAsia="Arial" w:hAnsi="Arial" w:cs="Arial"/>
      <w:b/>
      <w:color w:val="365F91"/>
      <w:sz w:val="36"/>
      <w:szCs w:val="36"/>
    </w:rPr>
  </w:style>
  <w:style w:type="character" w:customStyle="1" w:styleId="styleL0">
    <w:name w:val="styleL0"/>
    <w:rsid w:val="00751BF4"/>
    <w:rPr>
      <w:rFonts w:ascii="Arial" w:eastAsia="Arial" w:hAnsi="Arial" w:cs="Arial"/>
      <w:b/>
      <w:color w:val="05348C"/>
      <w:sz w:val="26"/>
      <w:szCs w:val="26"/>
    </w:rPr>
  </w:style>
  <w:style w:type="character" w:customStyle="1" w:styleId="styleL1">
    <w:name w:val="styleL1"/>
    <w:rsid w:val="00751BF4"/>
    <w:rPr>
      <w:rFonts w:ascii="Arial" w:eastAsia="Arial" w:hAnsi="Arial" w:cs="Arial"/>
      <w:b/>
      <w:color w:val="05348C"/>
      <w:sz w:val="22"/>
      <w:szCs w:val="22"/>
    </w:rPr>
  </w:style>
  <w:style w:type="character" w:customStyle="1" w:styleId="styleL2">
    <w:name w:val="styleL2"/>
    <w:rsid w:val="00751BF4"/>
    <w:rPr>
      <w:rFonts w:ascii="Arial" w:eastAsia="Arial" w:hAnsi="Arial" w:cs="Arial"/>
      <w:b/>
      <w:color w:val="355A9F"/>
      <w:sz w:val="20"/>
      <w:szCs w:val="20"/>
    </w:rPr>
  </w:style>
  <w:style w:type="character" w:customStyle="1" w:styleId="styleC3">
    <w:name w:val="styleC3"/>
    <w:rsid w:val="00751BF4"/>
    <w:rPr>
      <w:rFonts w:ascii="Arial" w:eastAsia="Arial" w:hAnsi="Arial" w:cs="Arial"/>
      <w:color w:val="355A9F"/>
      <w:sz w:val="18"/>
      <w:szCs w:val="18"/>
    </w:rPr>
  </w:style>
  <w:style w:type="character" w:customStyle="1" w:styleId="styleC3update">
    <w:name w:val="styleC3update"/>
    <w:rsid w:val="00751BF4"/>
    <w:rPr>
      <w:rFonts w:ascii="Arial" w:eastAsia="Arial" w:hAnsi="Arial" w:cs="Arial"/>
      <w:color w:val="355A9F"/>
      <w:sz w:val="18"/>
      <w:szCs w:val="18"/>
      <w:shd w:val="clear" w:color="auto" w:fill="F0FAFA"/>
    </w:rPr>
  </w:style>
  <w:style w:type="character" w:customStyle="1" w:styleId="styleC3ecd">
    <w:name w:val="styleC3ecd"/>
    <w:rsid w:val="00751BF4"/>
    <w:rPr>
      <w:rFonts w:ascii="Arial" w:eastAsia="Arial" w:hAnsi="Arial" w:cs="Arial"/>
      <w:color w:val="355A9F"/>
      <w:sz w:val="18"/>
      <w:szCs w:val="18"/>
      <w:shd w:val="clear" w:color="auto" w:fill="F8E0F7"/>
    </w:rPr>
  </w:style>
  <w:style w:type="character" w:customStyle="1" w:styleId="styleRad">
    <w:name w:val="styleRad"/>
    <w:rsid w:val="00751BF4"/>
    <w:rPr>
      <w:rFonts w:ascii="Arial" w:eastAsia="Arial" w:hAnsi="Arial" w:cs="Arial"/>
      <w:color w:val="355A9F"/>
      <w:sz w:val="18"/>
      <w:szCs w:val="18"/>
      <w:shd w:val="clear" w:color="auto" w:fill="FBF7C6"/>
    </w:rPr>
  </w:style>
  <w:style w:type="character" w:customStyle="1" w:styleId="styleC3comment">
    <w:name w:val="styleC3_comment"/>
    <w:rsid w:val="00751BF4"/>
    <w:rPr>
      <w:rFonts w:ascii="Arial" w:eastAsia="Arial" w:hAnsi="Arial" w:cs="Arial"/>
      <w:i/>
      <w:iCs/>
      <w:color w:val="355A9F"/>
      <w:sz w:val="18"/>
      <w:szCs w:val="18"/>
    </w:rPr>
  </w:style>
  <w:style w:type="character" w:customStyle="1" w:styleId="styleDatatxt">
    <w:name w:val="styleData_txt"/>
    <w:rsid w:val="00751BF4"/>
    <w:rPr>
      <w:rFonts w:ascii="Arial" w:eastAsia="Arial" w:hAnsi="Arial" w:cs="Arial"/>
      <w:color w:val="000000"/>
      <w:sz w:val="18"/>
      <w:szCs w:val="18"/>
    </w:rPr>
  </w:style>
  <w:style w:type="character" w:customStyle="1" w:styleId="styleC3online">
    <w:name w:val="styleC3_online"/>
    <w:rsid w:val="00751BF4"/>
    <w:rPr>
      <w:rFonts w:ascii="Arial" w:eastAsia="Arial" w:hAnsi="Arial" w:cs="Arial"/>
      <w:b/>
      <w:color w:val="355A9F"/>
      <w:sz w:val="18"/>
      <w:szCs w:val="18"/>
    </w:rPr>
  </w:style>
  <w:style w:type="character" w:customStyle="1" w:styleId="stylewingdings">
    <w:name w:val="style_wingdings"/>
    <w:rsid w:val="00751BF4"/>
    <w:rPr>
      <w:rFonts w:ascii="Wingdings" w:eastAsia="Wingdings" w:hAnsi="Wingdings" w:cs="Wingdings"/>
      <w:b/>
      <w:color w:val="355A9F"/>
      <w:sz w:val="20"/>
      <w:szCs w:val="20"/>
    </w:rPr>
  </w:style>
  <w:style w:type="character" w:customStyle="1" w:styleId="stylewingdingssp">
    <w:name w:val="style_wingdings_sp"/>
    <w:rsid w:val="00751BF4"/>
    <w:rPr>
      <w:rFonts w:ascii="Wingdings" w:eastAsia="Wingdings" w:hAnsi="Wingdings" w:cs="Wingdings"/>
      <w:color w:val="000000"/>
      <w:sz w:val="20"/>
      <w:szCs w:val="20"/>
    </w:rPr>
  </w:style>
  <w:style w:type="character" w:customStyle="1" w:styleId="styleHeadertxt">
    <w:name w:val="styleHeader_txt"/>
    <w:rsid w:val="00751BF4"/>
    <w:rPr>
      <w:rFonts w:ascii="Arial" w:eastAsia="Arial" w:hAnsi="Arial" w:cs="Arial"/>
      <w:sz w:val="18"/>
      <w:szCs w:val="18"/>
    </w:rPr>
  </w:style>
  <w:style w:type="character" w:customStyle="1" w:styleId="styleLink">
    <w:name w:val="styleLink"/>
    <w:rsid w:val="00751BF4"/>
    <w:rPr>
      <w:rFonts w:ascii="Arial" w:eastAsia="Arial" w:hAnsi="Arial" w:cs="Arial"/>
      <w:color w:val="0000FF"/>
      <w:sz w:val="18"/>
      <w:szCs w:val="18"/>
    </w:rPr>
  </w:style>
  <w:style w:type="character" w:customStyle="1" w:styleId="styleFootnotetxt">
    <w:name w:val="styleFootnote_txt"/>
    <w:rsid w:val="00751BF4"/>
    <w:rPr>
      <w:rFonts w:ascii="Arial" w:eastAsia="Arial" w:hAnsi="Arial" w:cs="Arial"/>
      <w:color w:val="000000"/>
      <w:sz w:val="16"/>
      <w:szCs w:val="16"/>
    </w:rPr>
  </w:style>
  <w:style w:type="character" w:customStyle="1" w:styleId="styleSubformTitletxt">
    <w:name w:val="styleSubformTitle_txt"/>
    <w:rsid w:val="00751BF4"/>
    <w:rPr>
      <w:rFonts w:ascii="Arial" w:eastAsia="Arial" w:hAnsi="Arial" w:cs="Arial"/>
      <w:b/>
      <w:color w:val="000000"/>
      <w:sz w:val="18"/>
      <w:szCs w:val="18"/>
    </w:rPr>
  </w:style>
  <w:style w:type="character" w:customStyle="1" w:styleId="styleSubformtxt">
    <w:name w:val="styleSubform_txt"/>
    <w:rsid w:val="00751BF4"/>
    <w:rPr>
      <w:rFonts w:ascii="Arial" w:eastAsia="Arial" w:hAnsi="Arial" w:cs="Arial"/>
      <w:color w:val="000000"/>
      <w:sz w:val="18"/>
      <w:szCs w:val="18"/>
    </w:rPr>
  </w:style>
  <w:style w:type="character" w:customStyle="1" w:styleId="styleSubformtxtsp">
    <w:name w:val="styleSubform_txt_sp"/>
    <w:rsid w:val="00751BF4"/>
    <w:rPr>
      <w:rFonts w:ascii="Arial" w:eastAsia="Arial" w:hAnsi="Arial" w:cs="Arial"/>
      <w:color w:val="000000"/>
      <w:sz w:val="14"/>
      <w:szCs w:val="14"/>
    </w:rPr>
  </w:style>
  <w:style w:type="character" w:customStyle="1" w:styleId="almostEmpty">
    <w:name w:val="almostEmpty"/>
    <w:rsid w:val="00751BF4"/>
    <w:rPr>
      <w:rFonts w:ascii="Arial" w:eastAsia="Arial" w:hAnsi="Arial" w:cs="Arial"/>
      <w:color w:val="FFFFFF"/>
      <w:sz w:val="2"/>
      <w:szCs w:val="2"/>
    </w:rPr>
  </w:style>
  <w:style w:type="character" w:customStyle="1" w:styleId="styleHint1txt">
    <w:name w:val="styleHint1_txt"/>
    <w:rsid w:val="00751BF4"/>
    <w:rPr>
      <w:rFonts w:ascii="Arial" w:eastAsia="Arial" w:hAnsi="Arial" w:cs="Arial"/>
      <w:i/>
      <w:iCs/>
      <w:color w:val="000000"/>
      <w:sz w:val="16"/>
      <w:szCs w:val="16"/>
    </w:rPr>
  </w:style>
  <w:style w:type="character" w:customStyle="1" w:styleId="styleBracket">
    <w:name w:val="styleBracket"/>
    <w:rsid w:val="00751BF4"/>
    <w:rPr>
      <w:rFonts w:ascii="Arial" w:eastAsia="Arial" w:hAnsi="Arial" w:cs="Arial"/>
      <w:sz w:val="14"/>
      <w:szCs w:val="14"/>
    </w:rPr>
  </w:style>
  <w:style w:type="character" w:customStyle="1" w:styleId="firstTxt0">
    <w:name w:val="firstTxt0"/>
    <w:rsid w:val="00751BF4"/>
    <w:rPr>
      <w:rFonts w:ascii="Arial" w:eastAsia="Arial" w:hAnsi="Arial" w:cs="Arial"/>
      <w:b/>
      <w:color w:val="365F91"/>
      <w:sz w:val="28"/>
      <w:szCs w:val="28"/>
    </w:rPr>
  </w:style>
  <w:style w:type="character" w:customStyle="1" w:styleId="firstTxt1">
    <w:name w:val="firstTxt1"/>
    <w:rsid w:val="00751BF4"/>
    <w:rPr>
      <w:rFonts w:ascii="Arial" w:eastAsia="Arial" w:hAnsi="Arial" w:cs="Arial"/>
      <w:color w:val="000000"/>
      <w:sz w:val="20"/>
      <w:szCs w:val="20"/>
    </w:rPr>
  </w:style>
  <w:style w:type="paragraph" w:customStyle="1" w:styleId="pStyle">
    <w:name w:val="pStyle"/>
    <w:basedOn w:val="Normal"/>
    <w:rsid w:val="00751BF4"/>
    <w:pPr>
      <w:spacing w:after="0" w:line="240" w:lineRule="auto"/>
      <w:ind w:left="432"/>
    </w:pPr>
    <w:rPr>
      <w:rFonts w:ascii="Arial" w:eastAsia="Arial" w:hAnsi="Arial" w:cs="Arial"/>
      <w:sz w:val="20"/>
      <w:szCs w:val="20"/>
      <w:lang w:val="fr-CH" w:eastAsia="fr-CH"/>
    </w:rPr>
  </w:style>
  <w:style w:type="paragraph" w:customStyle="1" w:styleId="pstyleTitleFirst">
    <w:name w:val="pstyleTitleFirst"/>
    <w:basedOn w:val="Normal"/>
    <w:rsid w:val="00751BF4"/>
    <w:pPr>
      <w:spacing w:after="100"/>
      <w:jc w:val="center"/>
    </w:pPr>
    <w:rPr>
      <w:rFonts w:ascii="Arial" w:eastAsia="Arial" w:hAnsi="Arial" w:cs="Arial"/>
      <w:sz w:val="20"/>
      <w:szCs w:val="20"/>
      <w:lang w:val="fr-CH" w:eastAsia="fr-CH"/>
    </w:rPr>
  </w:style>
  <w:style w:type="paragraph" w:customStyle="1" w:styleId="pstyleRadio">
    <w:name w:val="pstyleRadio"/>
    <w:basedOn w:val="Normal"/>
    <w:rsid w:val="00751BF4"/>
    <w:pPr>
      <w:spacing w:after="0" w:line="240" w:lineRule="auto"/>
      <w:ind w:left="1080"/>
    </w:pPr>
    <w:rPr>
      <w:rFonts w:ascii="Arial" w:eastAsia="Arial" w:hAnsi="Arial" w:cs="Arial"/>
      <w:sz w:val="20"/>
      <w:szCs w:val="20"/>
      <w:lang w:val="fr-CH" w:eastAsia="fr-CH"/>
    </w:rPr>
  </w:style>
  <w:style w:type="paragraph" w:customStyle="1" w:styleId="pstyleRadioTb">
    <w:name w:val="pstyleRadioTb"/>
    <w:basedOn w:val="Normal"/>
    <w:rsid w:val="00751BF4"/>
    <w:pPr>
      <w:jc w:val="center"/>
    </w:pPr>
    <w:rPr>
      <w:rFonts w:ascii="Arial" w:eastAsia="Arial" w:hAnsi="Arial" w:cs="Arial"/>
      <w:sz w:val="20"/>
      <w:szCs w:val="20"/>
      <w:lang w:val="fr-CH" w:eastAsia="fr-CH"/>
    </w:rPr>
  </w:style>
  <w:style w:type="paragraph" w:customStyle="1" w:styleId="pstyleTitleFirst2">
    <w:name w:val="pstyleTitleFirst2"/>
    <w:basedOn w:val="Normal"/>
    <w:rsid w:val="00751BF4"/>
    <w:pPr>
      <w:spacing w:after="1600"/>
      <w:jc w:val="center"/>
    </w:pPr>
    <w:rPr>
      <w:rFonts w:ascii="Arial" w:eastAsia="Arial" w:hAnsi="Arial" w:cs="Arial"/>
      <w:sz w:val="20"/>
      <w:szCs w:val="20"/>
      <w:lang w:val="fr-CH" w:eastAsia="fr-CH"/>
    </w:rPr>
  </w:style>
  <w:style w:type="paragraph" w:customStyle="1" w:styleId="pstyleFirstText0">
    <w:name w:val="pstyleFirstText0"/>
    <w:basedOn w:val="Normal"/>
    <w:rsid w:val="00751BF4"/>
    <w:pPr>
      <w:spacing w:after="100"/>
      <w:jc w:val="center"/>
    </w:pPr>
    <w:rPr>
      <w:rFonts w:ascii="Arial" w:eastAsia="Arial" w:hAnsi="Arial" w:cs="Arial"/>
      <w:sz w:val="20"/>
      <w:szCs w:val="20"/>
      <w:lang w:val="fr-CH" w:eastAsia="fr-CH"/>
    </w:rPr>
  </w:style>
  <w:style w:type="paragraph" w:customStyle="1" w:styleId="pstyleFirstText1">
    <w:name w:val="pstyleFirstText1"/>
    <w:basedOn w:val="Normal"/>
    <w:rsid w:val="00751BF4"/>
    <w:pPr>
      <w:spacing w:after="3500"/>
      <w:jc w:val="center"/>
    </w:pPr>
    <w:rPr>
      <w:rFonts w:ascii="Arial" w:eastAsia="Arial" w:hAnsi="Arial" w:cs="Arial"/>
      <w:sz w:val="20"/>
      <w:szCs w:val="20"/>
      <w:lang w:val="fr-CH" w:eastAsia="fr-CH"/>
    </w:rPr>
  </w:style>
  <w:style w:type="paragraph" w:customStyle="1" w:styleId="pstyleSectionL0">
    <w:name w:val="pstyleSectionL0"/>
    <w:basedOn w:val="Normal"/>
    <w:rsid w:val="00751BF4"/>
    <w:pPr>
      <w:spacing w:after="0" w:line="240" w:lineRule="auto"/>
    </w:pPr>
    <w:rPr>
      <w:rFonts w:ascii="Arial" w:eastAsia="Arial" w:hAnsi="Arial" w:cs="Arial"/>
      <w:sz w:val="20"/>
      <w:szCs w:val="20"/>
      <w:lang w:val="fr-CH" w:eastAsia="fr-CH"/>
    </w:rPr>
  </w:style>
  <w:style w:type="paragraph" w:customStyle="1" w:styleId="pstyleSectionL1">
    <w:name w:val="pstyleSectionL1"/>
    <w:basedOn w:val="Normal"/>
    <w:rsid w:val="00751BF4"/>
    <w:pPr>
      <w:spacing w:before="5" w:after="0"/>
    </w:pPr>
    <w:rPr>
      <w:rFonts w:ascii="Arial" w:eastAsia="Arial" w:hAnsi="Arial" w:cs="Arial"/>
      <w:sz w:val="20"/>
      <w:szCs w:val="20"/>
      <w:lang w:val="fr-CH" w:eastAsia="fr-CH"/>
    </w:rPr>
  </w:style>
  <w:style w:type="paragraph" w:customStyle="1" w:styleId="pstyleSection">
    <w:name w:val="pstyleSection"/>
    <w:basedOn w:val="Normal"/>
    <w:rsid w:val="00751BF4"/>
    <w:pPr>
      <w:spacing w:before="150" w:after="0"/>
      <w:ind w:left="216"/>
    </w:pPr>
    <w:rPr>
      <w:rFonts w:ascii="Arial" w:eastAsia="Arial" w:hAnsi="Arial" w:cs="Arial"/>
      <w:sz w:val="20"/>
      <w:szCs w:val="20"/>
      <w:lang w:val="fr-CH" w:eastAsia="fr-CH"/>
    </w:rPr>
  </w:style>
  <w:style w:type="paragraph" w:customStyle="1" w:styleId="pstyleComments">
    <w:name w:val="pstyleComments"/>
    <w:basedOn w:val="Normal"/>
    <w:rsid w:val="00751BF4"/>
    <w:pPr>
      <w:spacing w:before="100" w:after="0" w:line="240" w:lineRule="auto"/>
      <w:ind w:left="216"/>
    </w:pPr>
    <w:rPr>
      <w:rFonts w:ascii="Arial" w:eastAsia="Arial" w:hAnsi="Arial" w:cs="Arial"/>
      <w:sz w:val="20"/>
      <w:szCs w:val="20"/>
      <w:lang w:val="fr-CH" w:eastAsia="fr-CH"/>
    </w:rPr>
  </w:style>
  <w:style w:type="paragraph" w:customStyle="1" w:styleId="pstyleLabels">
    <w:name w:val="pstyleLabels"/>
    <w:basedOn w:val="Normal"/>
    <w:rsid w:val="00751BF4"/>
    <w:pPr>
      <w:spacing w:before="80" w:after="20" w:line="244" w:lineRule="auto"/>
      <w:ind w:left="216"/>
    </w:pPr>
    <w:rPr>
      <w:rFonts w:ascii="Arial" w:eastAsia="Arial" w:hAnsi="Arial" w:cs="Arial"/>
      <w:sz w:val="20"/>
      <w:szCs w:val="20"/>
      <w:lang w:val="fr-CH" w:eastAsia="fr-CH"/>
    </w:rPr>
  </w:style>
  <w:style w:type="paragraph" w:customStyle="1" w:styleId="pstyleContent">
    <w:name w:val="pstyleContent"/>
    <w:basedOn w:val="Normal"/>
    <w:rsid w:val="00751BF4"/>
    <w:pPr>
      <w:spacing w:after="20" w:line="244" w:lineRule="auto"/>
      <w:ind w:left="216"/>
    </w:pPr>
    <w:rPr>
      <w:rFonts w:ascii="Arial" w:eastAsia="Arial" w:hAnsi="Arial" w:cs="Arial"/>
      <w:sz w:val="20"/>
      <w:szCs w:val="20"/>
      <w:lang w:val="fr-CH" w:eastAsia="fr-CH"/>
    </w:rPr>
  </w:style>
  <w:style w:type="paragraph" w:customStyle="1" w:styleId="pstyleFirstBottom">
    <w:name w:val="pstyleFirstBottom"/>
    <w:basedOn w:val="Normal"/>
    <w:rsid w:val="00751BF4"/>
    <w:pPr>
      <w:spacing w:after="0" w:line="240" w:lineRule="auto"/>
    </w:pPr>
    <w:rPr>
      <w:rFonts w:ascii="Arial" w:eastAsia="Arial" w:hAnsi="Arial" w:cs="Arial"/>
      <w:sz w:val="20"/>
      <w:szCs w:val="20"/>
      <w:lang w:val="fr-CH" w:eastAsia="fr-CH"/>
    </w:rPr>
  </w:style>
  <w:style w:type="paragraph" w:customStyle="1" w:styleId="pstyleHeader">
    <w:name w:val="pstyleHeader"/>
    <w:basedOn w:val="Normal"/>
    <w:rsid w:val="00751BF4"/>
    <w:pPr>
      <w:spacing w:after="50"/>
    </w:pPr>
    <w:rPr>
      <w:rFonts w:ascii="Arial" w:eastAsia="Arial" w:hAnsi="Arial" w:cs="Arial"/>
      <w:sz w:val="20"/>
      <w:szCs w:val="20"/>
      <w:lang w:val="fr-CH" w:eastAsia="fr-CH"/>
    </w:rPr>
  </w:style>
  <w:style w:type="character" w:customStyle="1" w:styleId="myOwnLinkStyle">
    <w:name w:val="myOwnLinkStyle"/>
    <w:rsid w:val="00751BF4"/>
    <w:rPr>
      <w:b/>
      <w:color w:val="808000"/>
    </w:rPr>
  </w:style>
  <w:style w:type="paragraph" w:customStyle="1" w:styleId="leftTab">
    <w:name w:val="leftTab"/>
    <w:basedOn w:val="Normal"/>
    <w:rsid w:val="00751BF4"/>
    <w:pPr>
      <w:tabs>
        <w:tab w:val="left" w:pos="9000"/>
      </w:tabs>
    </w:pPr>
    <w:rPr>
      <w:rFonts w:ascii="Arial" w:eastAsia="Arial" w:hAnsi="Arial" w:cs="Arial"/>
      <w:sz w:val="20"/>
      <w:szCs w:val="20"/>
      <w:lang w:val="fr-CH" w:eastAsia="fr-CH"/>
    </w:rPr>
  </w:style>
  <w:style w:type="table" w:customStyle="1" w:styleId="FancyTable">
    <w:name w:val="Fancy Table"/>
    <w:uiPriority w:val="99"/>
    <w:rsid w:val="00751BF4"/>
    <w:rPr>
      <w:rFonts w:ascii="Arial" w:eastAsia="Arial" w:hAnsi="Arial" w:cs="Arial"/>
      <w:sz w:val="20"/>
      <w:szCs w:val="20"/>
      <w:lang w:val="fr-CH" w:eastAsia="fr-CH"/>
    </w:rPr>
    <w:tblPr>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left w:w="40" w:type="dxa"/>
        <w:bottom w:w="40" w:type="dxa"/>
        <w:right w:w="40" w:type="dxa"/>
      </w:tblCellMar>
    </w:tblPr>
  </w:style>
  <w:style w:type="table" w:customStyle="1" w:styleId="myTable">
    <w:name w:val="myTable"/>
    <w:uiPriority w:val="99"/>
    <w:rsid w:val="00751BF4"/>
    <w:rPr>
      <w:rFonts w:ascii="Arial" w:eastAsia="Arial" w:hAnsi="Arial" w:cs="Arial"/>
      <w:sz w:val="20"/>
      <w:szCs w:val="20"/>
      <w:lang w:val="fr-CH" w:eastAsia="fr-CH"/>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30" w:type="dxa"/>
        <w:left w:w="30" w:type="dxa"/>
        <w:bottom w:w="30" w:type="dxa"/>
        <w:right w:w="30" w:type="dxa"/>
      </w:tblCellMar>
    </w:tblPr>
  </w:style>
  <w:style w:type="table" w:customStyle="1" w:styleId="myFieldTableStyle">
    <w:name w:val="myFieldTableStyle"/>
    <w:uiPriority w:val="99"/>
    <w:rsid w:val="00751BF4"/>
    <w:rPr>
      <w:rFonts w:ascii="Arial" w:eastAsia="Arial" w:hAnsi="Arial" w:cs="Arial"/>
      <w:sz w:val="20"/>
      <w:szCs w:val="20"/>
      <w:lang w:val="fr-CH" w:eastAsia="fr-CH"/>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 w:type="dxa"/>
        <w:left w:w="0" w:type="dxa"/>
        <w:bottom w:w="10" w:type="dxa"/>
        <w:right w:w="0" w:type="dxa"/>
      </w:tblCellMar>
    </w:tblPr>
  </w:style>
  <w:style w:type="table" w:customStyle="1" w:styleId="myFieldTableStyle2">
    <w:name w:val="myFieldTableStyle2"/>
    <w:uiPriority w:val="99"/>
    <w:rsid w:val="00751BF4"/>
    <w:rPr>
      <w:rFonts w:ascii="Arial" w:eastAsia="Arial" w:hAnsi="Arial" w:cs="Arial"/>
      <w:sz w:val="20"/>
      <w:szCs w:val="20"/>
      <w:lang w:val="fr-CH" w:eastAsia="fr-CH"/>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 w:type="dxa"/>
        <w:left w:w="1" w:type="dxa"/>
        <w:bottom w:w="1" w:type="dxa"/>
        <w:right w:w="1" w:type="dxa"/>
      </w:tblCellMar>
    </w:tblPr>
  </w:style>
  <w:style w:type="table" w:customStyle="1" w:styleId="myFieldTableStyleW">
    <w:name w:val="myFieldTableStyleW"/>
    <w:uiPriority w:val="99"/>
    <w:rsid w:val="00751BF4"/>
    <w:rPr>
      <w:rFonts w:ascii="Arial" w:eastAsia="Arial" w:hAnsi="Arial" w:cs="Arial"/>
      <w:sz w:val="20"/>
      <w:szCs w:val="20"/>
      <w:lang w:val="fr-CH" w:eastAsia="fr-CH"/>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 w:type="dxa"/>
        <w:left w:w="1" w:type="dxa"/>
        <w:bottom w:w="1" w:type="dxa"/>
        <w:right w:w="1" w:type="dxa"/>
      </w:tblCellMar>
    </w:tblPr>
  </w:style>
  <w:style w:type="paragraph" w:styleId="En-tte">
    <w:name w:val="header"/>
    <w:basedOn w:val="Normal"/>
    <w:link w:val="En-tteCar"/>
    <w:uiPriority w:val="99"/>
    <w:semiHidden/>
    <w:unhideWhenUsed/>
    <w:rsid w:val="00751BF4"/>
    <w:pPr>
      <w:tabs>
        <w:tab w:val="center" w:pos="4536"/>
        <w:tab w:val="right" w:pos="9072"/>
      </w:tabs>
      <w:spacing w:after="0" w:line="240" w:lineRule="auto"/>
    </w:pPr>
    <w:rPr>
      <w:rFonts w:ascii="Arial" w:eastAsia="Arial" w:hAnsi="Arial" w:cs="Arial"/>
      <w:sz w:val="20"/>
      <w:szCs w:val="20"/>
      <w:lang w:val="fr-CH" w:eastAsia="fr-CH"/>
    </w:rPr>
  </w:style>
  <w:style w:type="character" w:customStyle="1" w:styleId="En-tteCar">
    <w:name w:val="En-tête Car"/>
    <w:basedOn w:val="Policepardfaut"/>
    <w:link w:val="En-tte"/>
    <w:uiPriority w:val="99"/>
    <w:semiHidden/>
    <w:rsid w:val="00751BF4"/>
    <w:rPr>
      <w:rFonts w:ascii="Arial" w:eastAsia="Arial" w:hAnsi="Arial" w:cs="Arial"/>
      <w:sz w:val="20"/>
      <w:szCs w:val="20"/>
      <w:lang w:val="fr-CH" w:eastAsia="fr-CH"/>
    </w:rPr>
  </w:style>
  <w:style w:type="paragraph" w:styleId="Pieddepage">
    <w:name w:val="footer"/>
    <w:basedOn w:val="Normal"/>
    <w:link w:val="PieddepageCar"/>
    <w:uiPriority w:val="99"/>
    <w:semiHidden/>
    <w:unhideWhenUsed/>
    <w:rsid w:val="00751BF4"/>
    <w:pPr>
      <w:tabs>
        <w:tab w:val="center" w:pos="4536"/>
        <w:tab w:val="right" w:pos="9072"/>
      </w:tabs>
      <w:spacing w:after="0" w:line="240" w:lineRule="auto"/>
    </w:pPr>
    <w:rPr>
      <w:rFonts w:ascii="Arial" w:eastAsia="Arial" w:hAnsi="Arial" w:cs="Arial"/>
      <w:sz w:val="20"/>
      <w:szCs w:val="20"/>
      <w:lang w:val="fr-CH" w:eastAsia="fr-CH"/>
    </w:rPr>
  </w:style>
  <w:style w:type="character" w:customStyle="1" w:styleId="PieddepageCar">
    <w:name w:val="Pied de page Car"/>
    <w:basedOn w:val="Policepardfaut"/>
    <w:link w:val="Pieddepage"/>
    <w:uiPriority w:val="99"/>
    <w:semiHidden/>
    <w:rsid w:val="00751BF4"/>
    <w:rPr>
      <w:rFonts w:ascii="Arial" w:eastAsia="Arial" w:hAnsi="Arial" w:cs="Arial"/>
      <w:sz w:val="20"/>
      <w:szCs w:val="20"/>
      <w:lang w:val="fr-CH" w:eastAsia="fr-CH"/>
    </w:rPr>
  </w:style>
  <w:style w:type="character" w:styleId="Marquedecommentaire">
    <w:name w:val="annotation reference"/>
    <w:basedOn w:val="Policepardfaut"/>
    <w:uiPriority w:val="99"/>
    <w:semiHidden/>
    <w:unhideWhenUsed/>
    <w:rsid w:val="00751BF4"/>
    <w:rPr>
      <w:sz w:val="16"/>
      <w:szCs w:val="16"/>
    </w:rPr>
  </w:style>
  <w:style w:type="paragraph" w:styleId="Commentaire">
    <w:name w:val="annotation text"/>
    <w:basedOn w:val="Normal"/>
    <w:link w:val="CommentaireCar"/>
    <w:uiPriority w:val="99"/>
    <w:semiHidden/>
    <w:unhideWhenUsed/>
    <w:rsid w:val="00751BF4"/>
    <w:rPr>
      <w:rFonts w:ascii="Arial" w:eastAsia="Arial" w:hAnsi="Arial" w:cs="Arial"/>
      <w:sz w:val="20"/>
      <w:szCs w:val="20"/>
      <w:lang w:val="fr-CH" w:eastAsia="fr-CH"/>
    </w:rPr>
  </w:style>
  <w:style w:type="character" w:customStyle="1" w:styleId="CommentaireCar">
    <w:name w:val="Commentaire Car"/>
    <w:basedOn w:val="Policepardfaut"/>
    <w:link w:val="Commentaire"/>
    <w:uiPriority w:val="99"/>
    <w:semiHidden/>
    <w:rsid w:val="00751BF4"/>
    <w:rPr>
      <w:rFonts w:ascii="Arial" w:eastAsia="Arial" w:hAnsi="Arial" w:cs="Arial"/>
      <w:sz w:val="20"/>
      <w:szCs w:val="20"/>
      <w:lang w:val="fr-CH" w:eastAsia="fr-CH"/>
    </w:rPr>
  </w:style>
  <w:style w:type="paragraph" w:styleId="Objetducommentaire">
    <w:name w:val="annotation subject"/>
    <w:basedOn w:val="Commentaire"/>
    <w:next w:val="Commentaire"/>
    <w:link w:val="ObjetducommentaireCar"/>
    <w:uiPriority w:val="99"/>
    <w:semiHidden/>
    <w:unhideWhenUsed/>
    <w:rsid w:val="00751BF4"/>
    <w:rPr>
      <w:b/>
      <w:bCs/>
    </w:rPr>
  </w:style>
  <w:style w:type="character" w:customStyle="1" w:styleId="ObjetducommentaireCar">
    <w:name w:val="Objet du commentaire Car"/>
    <w:basedOn w:val="CommentaireCar"/>
    <w:link w:val="Objetducommentaire"/>
    <w:uiPriority w:val="99"/>
    <w:semiHidden/>
    <w:rsid w:val="00751BF4"/>
    <w:rPr>
      <w:b/>
      <w:bCs/>
    </w:rPr>
  </w:style>
  <w:style w:type="character" w:customStyle="1" w:styleId="st1">
    <w:name w:val="st1"/>
    <w:basedOn w:val="Policepardfaut"/>
    <w:rsid w:val="00751BF4"/>
  </w:style>
  <w:style w:type="paragraph" w:customStyle="1" w:styleId="Default">
    <w:name w:val="Default"/>
    <w:rsid w:val="00751BF4"/>
    <w:pPr>
      <w:autoSpaceDE w:val="0"/>
      <w:autoSpaceDN w:val="0"/>
      <w:adjustRightInd w:val="0"/>
      <w:spacing w:after="0" w:line="240" w:lineRule="auto"/>
    </w:pPr>
    <w:rPr>
      <w:rFonts w:ascii="Book Antiqua" w:eastAsia="Arial" w:hAnsi="Book Antiqua" w:cs="Book Antiqua"/>
      <w:color w:val="000000"/>
      <w:sz w:val="24"/>
      <w:szCs w:val="24"/>
      <w:lang w:eastAsia="fr-FR"/>
    </w:rPr>
  </w:style>
  <w:style w:type="character" w:styleId="Lienhypertextesuivivisit">
    <w:name w:val="FollowedHyperlink"/>
    <w:basedOn w:val="Policepardfaut"/>
    <w:uiPriority w:val="99"/>
    <w:semiHidden/>
    <w:unhideWhenUsed/>
    <w:rsid w:val="00751BF4"/>
    <w:rPr>
      <w:color w:val="800080"/>
      <w:u w:val="single"/>
    </w:rPr>
  </w:style>
  <w:style w:type="character" w:customStyle="1" w:styleId="LienInternet">
    <w:name w:val="Lien Internet"/>
    <w:uiPriority w:val="99"/>
    <w:unhideWhenUsed/>
    <w:rsid w:val="00751BF4"/>
    <w:rPr>
      <w:color w:val="0000FF"/>
      <w:u w:val="single"/>
    </w:rPr>
  </w:style>
  <w:style w:type="character" w:customStyle="1" w:styleId="uficommentbody">
    <w:name w:val="uficommentbody"/>
    <w:rsid w:val="00751BF4"/>
  </w:style>
  <w:style w:type="character" w:customStyle="1" w:styleId="Titre4Car">
    <w:name w:val="Titre 4 Car"/>
    <w:basedOn w:val="Policepardfaut"/>
    <w:link w:val="Titre4"/>
    <w:uiPriority w:val="9"/>
    <w:rsid w:val="009D29BC"/>
    <w:rPr>
      <w:rFonts w:ascii="Times New Roman" w:eastAsia="Times New Roman" w:hAnsi="Times New Roman" w:cs="Times New Roman"/>
      <w:color w:val="000000"/>
      <w:sz w:val="24"/>
      <w:szCs w:val="24"/>
      <w:lang w:eastAsia="fr-FR"/>
    </w:rPr>
  </w:style>
  <w:style w:type="character" w:customStyle="1" w:styleId="Titre5Car">
    <w:name w:val="Titre 5 Car"/>
    <w:basedOn w:val="Policepardfaut"/>
    <w:link w:val="Titre5"/>
    <w:uiPriority w:val="9"/>
    <w:rsid w:val="009D29BC"/>
    <w:rPr>
      <w:rFonts w:ascii="Times New Roman" w:eastAsia="Times New Roman" w:hAnsi="Times New Roman" w:cs="Times New Roman"/>
      <w:color w:val="000000"/>
      <w:sz w:val="20"/>
      <w:szCs w:val="20"/>
      <w:lang w:eastAsia="fr-FR"/>
    </w:rPr>
  </w:style>
  <w:style w:type="paragraph" w:styleId="Paragraphedeliste">
    <w:name w:val="List Paragraph"/>
    <w:basedOn w:val="Normal"/>
    <w:uiPriority w:val="34"/>
    <w:qFormat/>
    <w:rsid w:val="00BE4D7B"/>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aroc.observation.org/gebied/photos/136730?from=2012-04-25&amp;to=2018-12-08&amp;sp=309&amp;_popup=1" TargetMode="External"/><Relationship Id="rId299" Type="http://schemas.openxmlformats.org/officeDocument/2006/relationships/hyperlink" Target="https://maroc.observation.org/monitoring.php?id_gebied=136730&amp;id_soort=76" TargetMode="External"/><Relationship Id="rId671" Type="http://schemas.openxmlformats.org/officeDocument/2006/relationships/hyperlink" Target="https://maroc.observation.org/soort/stats/78394?area=136730" TargetMode="External"/><Relationship Id="rId21" Type="http://schemas.openxmlformats.org/officeDocument/2006/relationships/hyperlink" Target="https://maroc.observation.org/gebied/species_list/136730" TargetMode="External"/><Relationship Id="rId63" Type="http://schemas.openxmlformats.org/officeDocument/2006/relationships/hyperlink" Target="https://maroc.observation.org/monitoring.php?id_gebied=136730&amp;id_soort=782" TargetMode="External"/><Relationship Id="rId159" Type="http://schemas.openxmlformats.org/officeDocument/2006/relationships/hyperlink" Target="https://maroc.observation.org/soort/stats/81?area=136730" TargetMode="External"/><Relationship Id="rId324" Type="http://schemas.openxmlformats.org/officeDocument/2006/relationships/hyperlink" Target="https://maroc.observation.org/gebied/photos/136730?from=2012-03-03&amp;to=2018-12-08&amp;sp=221&amp;_popup=1" TargetMode="External"/><Relationship Id="rId366" Type="http://schemas.openxmlformats.org/officeDocument/2006/relationships/hyperlink" Target="https://maroc.observation.org/gebied/view/136730?from=2013-04-06&amp;to=2018-12-08&amp;sp=32&amp;g=" TargetMode="External"/><Relationship Id="rId531" Type="http://schemas.openxmlformats.org/officeDocument/2006/relationships/hyperlink" Target="https://maroc.observation.org/soort/stats/77164?area=136730" TargetMode="External"/><Relationship Id="rId573" Type="http://schemas.openxmlformats.org/officeDocument/2006/relationships/hyperlink" Target="https://maroc.observation.org/gebied/photos/136730?from=2012-02-05&amp;to=2018-12-08&amp;sp=150&amp;_popup=1" TargetMode="External"/><Relationship Id="rId629" Type="http://schemas.openxmlformats.org/officeDocument/2006/relationships/hyperlink" Target="https://maroc.observation.org/gebied/view/136730?from=2011-12-24&amp;to=2018-12-08&amp;sp=202&amp;g=" TargetMode="External"/><Relationship Id="rId170" Type="http://schemas.openxmlformats.org/officeDocument/2006/relationships/hyperlink" Target="https://maroc.observation.org/monitoring.php?id_gebied=136730&amp;id_soort=348" TargetMode="External"/><Relationship Id="rId226" Type="http://schemas.openxmlformats.org/officeDocument/2006/relationships/hyperlink" Target="https://maroc.observation.org/gebied/photos/136730?from=2011-09-20&amp;to=2018-12-08&amp;sp=22&amp;_popup=1" TargetMode="External"/><Relationship Id="rId433" Type="http://schemas.openxmlformats.org/officeDocument/2006/relationships/hyperlink" Target="https://maroc.observation.org/soort/stats/38?area=136730" TargetMode="External"/><Relationship Id="rId268" Type="http://schemas.openxmlformats.org/officeDocument/2006/relationships/hyperlink" Target="https://maroc.observation.org/soort/stats/83?area=136730" TargetMode="External"/><Relationship Id="rId475" Type="http://schemas.openxmlformats.org/officeDocument/2006/relationships/hyperlink" Target="https://maroc.observation.org/monitoring.php?id_gebied=136730&amp;id_soort=41" TargetMode="External"/><Relationship Id="rId640" Type="http://schemas.openxmlformats.org/officeDocument/2006/relationships/hyperlink" Target="https://maroc.observation.org/gebied/view/136730?from=2011-12-24&amp;to=2018-12-08&amp;sp=755&amp;g=" TargetMode="External"/><Relationship Id="rId32" Type="http://schemas.openxmlformats.org/officeDocument/2006/relationships/hyperlink" Target="https://maroc.observation.org/soort/stats/355?area=136730" TargetMode="External"/><Relationship Id="rId74" Type="http://schemas.openxmlformats.org/officeDocument/2006/relationships/hyperlink" Target="https://maroc.observation.org/monitoring.php?id_gebied=136730&amp;id_soort=772" TargetMode="External"/><Relationship Id="rId128" Type="http://schemas.openxmlformats.org/officeDocument/2006/relationships/hyperlink" Target="https://maroc.observation.org/gebied/photos/136730?from=2012-06-17&amp;to=2018-12-08&amp;sp=6&amp;_popup=1" TargetMode="External"/><Relationship Id="rId335" Type="http://schemas.openxmlformats.org/officeDocument/2006/relationships/hyperlink" Target="https://maroc.observation.org/soort/stats/933?area=136730" TargetMode="External"/><Relationship Id="rId377" Type="http://schemas.openxmlformats.org/officeDocument/2006/relationships/hyperlink" Target="https://maroc.observation.org/soort/stats/342?area=136730" TargetMode="External"/><Relationship Id="rId500" Type="http://schemas.openxmlformats.org/officeDocument/2006/relationships/hyperlink" Target="https://maroc.observation.org/gebied/view/136730?from=2012-10-06&amp;to=2018-12-08&amp;sp=237&amp;g=" TargetMode="External"/><Relationship Id="rId542" Type="http://schemas.openxmlformats.org/officeDocument/2006/relationships/hyperlink" Target="https://maroc.observation.org/soort/stats/1111?area=136730" TargetMode="External"/><Relationship Id="rId584" Type="http://schemas.openxmlformats.org/officeDocument/2006/relationships/hyperlink" Target="https://maroc.observation.org/gebied/view/136730?from=2012-10-21&amp;to=2018-12-08&amp;sp=168&amp;g=" TargetMode="External"/><Relationship Id="rId5" Type="http://schemas.openxmlformats.org/officeDocument/2006/relationships/webSettings" Target="webSettings.xml"/><Relationship Id="rId181" Type="http://schemas.openxmlformats.org/officeDocument/2006/relationships/hyperlink" Target="https://maroc.observation.org/soort/stats/277?area=136730" TargetMode="External"/><Relationship Id="rId237" Type="http://schemas.openxmlformats.org/officeDocument/2006/relationships/hyperlink" Target="https://maroc.observation.org/gebied/view/136730?from=2012-02-05&amp;to=2018-12-08&amp;sp=163&amp;g=" TargetMode="External"/><Relationship Id="rId402" Type="http://schemas.openxmlformats.org/officeDocument/2006/relationships/hyperlink" Target="https://maroc.observation.org/monitoring.php?id_gebied=136730&amp;id_soort=35" TargetMode="External"/><Relationship Id="rId279" Type="http://schemas.openxmlformats.org/officeDocument/2006/relationships/hyperlink" Target="https://maroc.observation.org/gebied/view/136730?from=2013-11-24&amp;to=2018-12-08&amp;sp=231&amp;g=" TargetMode="External"/><Relationship Id="rId444" Type="http://schemas.openxmlformats.org/officeDocument/2006/relationships/hyperlink" Target="https://maroc.observation.org/monitoring.php?id_gebied=136730&amp;id_soort=289" TargetMode="External"/><Relationship Id="rId486" Type="http://schemas.openxmlformats.org/officeDocument/2006/relationships/hyperlink" Target="https://maroc.observation.org/gebied/view/136730?from=2012-02-28&amp;to=2018-12-08&amp;sp=155&amp;g=" TargetMode="External"/><Relationship Id="rId651" Type="http://schemas.openxmlformats.org/officeDocument/2006/relationships/hyperlink" Target="https://maroc.observation.org/monitoring.php?id_gebied=136730&amp;id_soort=261771" TargetMode="External"/><Relationship Id="rId43" Type="http://schemas.openxmlformats.org/officeDocument/2006/relationships/hyperlink" Target="https://maroc.observation.org/soort/stats/142?area=136730" TargetMode="External"/><Relationship Id="rId139" Type="http://schemas.openxmlformats.org/officeDocument/2006/relationships/hyperlink" Target="https://maroc.observation.org/soort/stats/73453?area=136730" TargetMode="External"/><Relationship Id="rId290" Type="http://schemas.openxmlformats.org/officeDocument/2006/relationships/hyperlink" Target="https://maroc.observation.org/gebied/view/136730?from=2010-01-23&amp;to=2018-12-08&amp;sp=201&amp;g=" TargetMode="External"/><Relationship Id="rId304" Type="http://schemas.openxmlformats.org/officeDocument/2006/relationships/hyperlink" Target="https://maroc.observation.org/soort/stats/108?area=136730" TargetMode="External"/><Relationship Id="rId346" Type="http://schemas.openxmlformats.org/officeDocument/2006/relationships/hyperlink" Target="https://maroc.observation.org/gebied/view/136730?from=2013-04-28&amp;to=2018-12-08&amp;sp=311&amp;g=" TargetMode="External"/><Relationship Id="rId388" Type="http://schemas.openxmlformats.org/officeDocument/2006/relationships/hyperlink" Target="https://maroc.observation.org/monitoring.php?id_gebied=136730&amp;id_soort=966" TargetMode="External"/><Relationship Id="rId511" Type="http://schemas.openxmlformats.org/officeDocument/2006/relationships/hyperlink" Target="https://maroc.observation.org/gebied/photos/136730?from=2011-11-09&amp;to=2018-12-08&amp;sp=186&amp;_popup=1" TargetMode="External"/><Relationship Id="rId553" Type="http://schemas.openxmlformats.org/officeDocument/2006/relationships/hyperlink" Target="https://maroc.observation.org/gebied/view/136730?from=2012-09-29&amp;to=2018-12-08&amp;sp=102&amp;g=" TargetMode="External"/><Relationship Id="rId609" Type="http://schemas.openxmlformats.org/officeDocument/2006/relationships/hyperlink" Target="https://maroc.observation.org/gebied/view/136730?from=2012-04-01&amp;to=2018-12-08&amp;sp=46&amp;g=" TargetMode="External"/><Relationship Id="rId85" Type="http://schemas.openxmlformats.org/officeDocument/2006/relationships/hyperlink" Target="https://maroc.observation.org/soort/stats/824?area=136730" TargetMode="External"/><Relationship Id="rId150" Type="http://schemas.openxmlformats.org/officeDocument/2006/relationships/hyperlink" Target="https://maroc.observation.org/monitoring.php?id_gebied=136730&amp;id_soort=1385" TargetMode="External"/><Relationship Id="rId192" Type="http://schemas.openxmlformats.org/officeDocument/2006/relationships/hyperlink" Target="https://maroc.observation.org/soort/stats/195?area=136730" TargetMode="External"/><Relationship Id="rId206" Type="http://schemas.openxmlformats.org/officeDocument/2006/relationships/hyperlink" Target="https://maroc.observation.org/gebied/view/136730?from=2011-09-20&amp;to=2018-12-08&amp;sp=173&amp;g=" TargetMode="External"/><Relationship Id="rId413" Type="http://schemas.openxmlformats.org/officeDocument/2006/relationships/hyperlink" Target="https://maroc.observation.org/gebied/view/136730?from=2012-02-05&amp;to=2018-12-08&amp;sp=18691&amp;g=" TargetMode="External"/><Relationship Id="rId595" Type="http://schemas.openxmlformats.org/officeDocument/2006/relationships/hyperlink" Target="https://maroc.observation.org/soort/stats/69?area=136730" TargetMode="External"/><Relationship Id="rId248" Type="http://schemas.openxmlformats.org/officeDocument/2006/relationships/hyperlink" Target="https://maroc.observation.org/soort/stats/26?area=136730" TargetMode="External"/><Relationship Id="rId455" Type="http://schemas.openxmlformats.org/officeDocument/2006/relationships/hyperlink" Target="https://maroc.observation.org/soort/stats/350?area=136730" TargetMode="External"/><Relationship Id="rId497" Type="http://schemas.openxmlformats.org/officeDocument/2006/relationships/hyperlink" Target="https://maroc.observation.org/gebied/view/136730?from=2013-04-06&amp;to=2018-12-08&amp;sp=1007&amp;g=" TargetMode="External"/><Relationship Id="rId620" Type="http://schemas.openxmlformats.org/officeDocument/2006/relationships/hyperlink" Target="https://maroc.observation.org/soort/stats/1579?area=136730" TargetMode="External"/><Relationship Id="rId662" Type="http://schemas.openxmlformats.org/officeDocument/2006/relationships/hyperlink" Target="https://maroc.observation.org/soort/stats/248?area=136730" TargetMode="External"/><Relationship Id="rId12" Type="http://schemas.openxmlformats.org/officeDocument/2006/relationships/hyperlink" Target="http://www.go-south.org/wp-content/uploads/2018/04/gsb_15_53-58.pdf" TargetMode="External"/><Relationship Id="rId108" Type="http://schemas.openxmlformats.org/officeDocument/2006/relationships/hyperlink" Target="https://maroc.observation.org/gebied/view/136730?from=2012-05-19&amp;to=2018-12-08&amp;sp=4&amp;g=" TargetMode="External"/><Relationship Id="rId315" Type="http://schemas.openxmlformats.org/officeDocument/2006/relationships/hyperlink" Target="https://maroc.observation.org/monitoring.php?id_gebied=136730&amp;id_soort=19286" TargetMode="External"/><Relationship Id="rId357" Type="http://schemas.openxmlformats.org/officeDocument/2006/relationships/hyperlink" Target="https://maroc.observation.org/gebied/photos/136730?from=2012-04-25&amp;to=2018-12-08&amp;sp=31&amp;_popup=1" TargetMode="External"/><Relationship Id="rId522" Type="http://schemas.openxmlformats.org/officeDocument/2006/relationships/hyperlink" Target="https://maroc.observation.org/monitoring.php?id_gebied=136730&amp;id_soort=77160" TargetMode="External"/><Relationship Id="rId54" Type="http://schemas.openxmlformats.org/officeDocument/2006/relationships/hyperlink" Target="https://maroc.observation.org/soort/stats/160?area=136730" TargetMode="External"/><Relationship Id="rId96" Type="http://schemas.openxmlformats.org/officeDocument/2006/relationships/hyperlink" Target="https://maroc.observation.org/monitoring.php?id_gebied=136730&amp;id_soort=362" TargetMode="External"/><Relationship Id="rId161" Type="http://schemas.openxmlformats.org/officeDocument/2006/relationships/hyperlink" Target="https://maroc.observation.org/gebied/view/136730?from=2012-11-11&amp;to=2018-12-08&amp;sp=13&amp;g=" TargetMode="External"/><Relationship Id="rId217" Type="http://schemas.openxmlformats.org/officeDocument/2006/relationships/hyperlink" Target="https://maroc.observation.org/soort/stats/129?area=136730" TargetMode="External"/><Relationship Id="rId399" Type="http://schemas.openxmlformats.org/officeDocument/2006/relationships/hyperlink" Target="https://maroc.observation.org/gebied/view/136730?from=2017-09-30&amp;to=2018-12-08&amp;sp=35&amp;g=" TargetMode="External"/><Relationship Id="rId564" Type="http://schemas.openxmlformats.org/officeDocument/2006/relationships/hyperlink" Target="https://maroc.observation.org/soort/stats/1534?area=136730" TargetMode="External"/><Relationship Id="rId259" Type="http://schemas.openxmlformats.org/officeDocument/2006/relationships/hyperlink" Target="https://maroc.observation.org/monitoring.php?id_gebied=136730&amp;id_soort=24" TargetMode="External"/><Relationship Id="rId424" Type="http://schemas.openxmlformats.org/officeDocument/2006/relationships/hyperlink" Target="https://maroc.observation.org/gebied/view/136730?from=2011-09-27&amp;to=2018-12-08&amp;sp=37&amp;g=" TargetMode="External"/><Relationship Id="rId466" Type="http://schemas.openxmlformats.org/officeDocument/2006/relationships/hyperlink" Target="https://maroc.observation.org/gebied/view/136730?from=2012-02-29&amp;to=2018-12-08&amp;sp=192&amp;g=" TargetMode="External"/><Relationship Id="rId631" Type="http://schemas.openxmlformats.org/officeDocument/2006/relationships/hyperlink" Target="https://maroc.observation.org/monitoring.php?id_gebied=136730&amp;id_soort=202" TargetMode="External"/><Relationship Id="rId673" Type="http://schemas.openxmlformats.org/officeDocument/2006/relationships/theme" Target="theme/theme1.xml"/><Relationship Id="rId23" Type="http://schemas.openxmlformats.org/officeDocument/2006/relationships/image" Target="media/image4.png"/><Relationship Id="rId119" Type="http://schemas.openxmlformats.org/officeDocument/2006/relationships/hyperlink" Target="https://maroc.observation.org/monitoring.php?id_gebied=136730&amp;id_soort=309" TargetMode="External"/><Relationship Id="rId270" Type="http://schemas.openxmlformats.org/officeDocument/2006/relationships/hyperlink" Target="https://maroc.observation.org/gebied/view/136730?from=2011-12-24&amp;to=2018-12-08&amp;sp=68&amp;g=" TargetMode="External"/><Relationship Id="rId326" Type="http://schemas.openxmlformats.org/officeDocument/2006/relationships/hyperlink" Target="https://maroc.observation.org/monitoring.php?id_gebied=136730&amp;id_soort=221" TargetMode="External"/><Relationship Id="rId533" Type="http://schemas.openxmlformats.org/officeDocument/2006/relationships/hyperlink" Target="https://maroc.observation.org/gebied/view/136730?from=2012-10-06&amp;to=2018-12-08&amp;sp=79304&amp;g=" TargetMode="External"/><Relationship Id="rId65" Type="http://schemas.openxmlformats.org/officeDocument/2006/relationships/hyperlink" Target="https://maroc.observation.org/gebied/photos/136730?from=2010-01-23&amp;to=2018-12-08&amp;sp=10&amp;_popup=1" TargetMode="External"/><Relationship Id="rId130" Type="http://schemas.openxmlformats.org/officeDocument/2006/relationships/hyperlink" Target="https://maroc.observation.org/monitoring.php?id_gebied=136730&amp;id_soort=6" TargetMode="External"/><Relationship Id="rId368" Type="http://schemas.openxmlformats.org/officeDocument/2006/relationships/hyperlink" Target="https://maroc.observation.org/soort/stats/32?area=136730" TargetMode="External"/><Relationship Id="rId575" Type="http://schemas.openxmlformats.org/officeDocument/2006/relationships/hyperlink" Target="https://maroc.observation.org/monitoring.php?id_gebied=136730&amp;id_soort=150" TargetMode="External"/><Relationship Id="rId172" Type="http://schemas.openxmlformats.org/officeDocument/2006/relationships/hyperlink" Target="https://maroc.observation.org/gebied/photos/136730?from=2017-10-15&amp;to=2018-12-08&amp;sp=18&amp;_popup=1" TargetMode="External"/><Relationship Id="rId228" Type="http://schemas.openxmlformats.org/officeDocument/2006/relationships/hyperlink" Target="https://maroc.observation.org/monitoring.php?id_gebied=136730&amp;id_soort=22" TargetMode="External"/><Relationship Id="rId435" Type="http://schemas.openxmlformats.org/officeDocument/2006/relationships/hyperlink" Target="https://maroc.observation.org/gebied/view/136730?from=2013-03-31&amp;to=2018-12-08&amp;sp=39&amp;g=" TargetMode="External"/><Relationship Id="rId477" Type="http://schemas.openxmlformats.org/officeDocument/2006/relationships/hyperlink" Target="https://maroc.observation.org/soort/stats/281?area=136730" TargetMode="External"/><Relationship Id="rId600" Type="http://schemas.openxmlformats.org/officeDocument/2006/relationships/hyperlink" Target="https://maroc.observation.org/gebied/view/136730?from=2012-09-29&amp;to=2018-12-08&amp;sp=94&amp;g=" TargetMode="External"/><Relationship Id="rId642" Type="http://schemas.openxmlformats.org/officeDocument/2006/relationships/hyperlink" Target="https://maroc.observation.org/monitoring.php?id_gebied=136730&amp;id_soort=755" TargetMode="External"/><Relationship Id="rId281" Type="http://schemas.openxmlformats.org/officeDocument/2006/relationships/hyperlink" Target="https://maroc.observation.org/soort/stats/231?area=136730" TargetMode="External"/><Relationship Id="rId337" Type="http://schemas.openxmlformats.org/officeDocument/2006/relationships/hyperlink" Target="https://maroc.observation.org/gebied/view/136730?from=2011-12-24&amp;to=2018-12-08&amp;sp=250&amp;g=" TargetMode="External"/><Relationship Id="rId502" Type="http://schemas.openxmlformats.org/officeDocument/2006/relationships/hyperlink" Target="https://maroc.observation.org/monitoring.php?id_gebied=136730&amp;id_soort=237" TargetMode="External"/><Relationship Id="rId34" Type="http://schemas.openxmlformats.org/officeDocument/2006/relationships/hyperlink" Target="https://maroc.observation.org/gebied/view/136730?from=2013-10-13&amp;to=2018-12-08&amp;sp=800&amp;g=" TargetMode="External"/><Relationship Id="rId76" Type="http://schemas.openxmlformats.org/officeDocument/2006/relationships/hyperlink" Target="https://maroc.observation.org/soort/stats/357?area=136730" TargetMode="External"/><Relationship Id="rId141" Type="http://schemas.openxmlformats.org/officeDocument/2006/relationships/hyperlink" Target="https://maroc.observation.org/gebied/view/136730?from=2015-08-30&amp;to=2018-12-08&amp;sp=267&amp;g=" TargetMode="External"/><Relationship Id="rId379" Type="http://schemas.openxmlformats.org/officeDocument/2006/relationships/hyperlink" Target="https://maroc.observation.org/gebied/view/136730?from=2012-04-03&amp;to=2018-12-08&amp;sp=191&amp;g=" TargetMode="External"/><Relationship Id="rId544" Type="http://schemas.openxmlformats.org/officeDocument/2006/relationships/hyperlink" Target="https://maroc.observation.org/gebied/view/136730?from=2011-09-15&amp;to=2018-12-08&amp;sp=213&amp;g=" TargetMode="External"/><Relationship Id="rId586" Type="http://schemas.openxmlformats.org/officeDocument/2006/relationships/hyperlink" Target="https://maroc.observation.org/monitoring.php?id_gebied=136730&amp;id_soort=168" TargetMode="External"/><Relationship Id="rId7" Type="http://schemas.openxmlformats.org/officeDocument/2006/relationships/endnotes" Target="endnotes.xml"/><Relationship Id="rId183" Type="http://schemas.openxmlformats.org/officeDocument/2006/relationships/hyperlink" Target="https://maroc.observation.org/gebied/view/136730?from=2015-03-22&amp;to=2018-12-08&amp;sp=17&amp;g=" TargetMode="External"/><Relationship Id="rId239" Type="http://schemas.openxmlformats.org/officeDocument/2006/relationships/hyperlink" Target="https://maroc.observation.org/monitoring.php?id_gebied=136730&amp;id_soort=163" TargetMode="External"/><Relationship Id="rId390" Type="http://schemas.openxmlformats.org/officeDocument/2006/relationships/hyperlink" Target="https://maroc.observation.org/soort/stats/137?area=136730" TargetMode="External"/><Relationship Id="rId404" Type="http://schemas.openxmlformats.org/officeDocument/2006/relationships/hyperlink" Target="https://maroc.observation.org/soort/stats/975?area=136730" TargetMode="External"/><Relationship Id="rId446" Type="http://schemas.openxmlformats.org/officeDocument/2006/relationships/hyperlink" Target="https://maroc.observation.org/soort/stats/325?area=136730" TargetMode="External"/><Relationship Id="rId611" Type="http://schemas.openxmlformats.org/officeDocument/2006/relationships/hyperlink" Target="https://maroc.observation.org/monitoring.php?id_gebied=136730&amp;id_soort=46" TargetMode="External"/><Relationship Id="rId653" Type="http://schemas.openxmlformats.org/officeDocument/2006/relationships/hyperlink" Target="https://maroc.observation.org/gebied/photos/136730?from=2012-04-03&amp;to=2018-12-08&amp;sp=135&amp;_popup=1" TargetMode="External"/><Relationship Id="rId250" Type="http://schemas.openxmlformats.org/officeDocument/2006/relationships/hyperlink" Target="https://maroc.observation.org/gebied/view/136730?from=2011-09-15&amp;to=2018-12-08&amp;sp=182&amp;g=" TargetMode="External"/><Relationship Id="rId292" Type="http://schemas.openxmlformats.org/officeDocument/2006/relationships/hyperlink" Target="https://maroc.observation.org/monitoring.php?id_gebied=136730&amp;id_soort=201" TargetMode="External"/><Relationship Id="rId306" Type="http://schemas.openxmlformats.org/officeDocument/2006/relationships/hyperlink" Target="https://maroc.observation.org/gebied/view/136730?from=2012-06-10&amp;to=2018-12-08&amp;sp=883&amp;g=" TargetMode="External"/><Relationship Id="rId488" Type="http://schemas.openxmlformats.org/officeDocument/2006/relationships/hyperlink" Target="https://maroc.observation.org/soort/stats/155?area=136730" TargetMode="External"/><Relationship Id="rId45" Type="http://schemas.openxmlformats.org/officeDocument/2006/relationships/hyperlink" Target="https://maroc.observation.org/gebied/view/136730?from=2013-12-14&amp;to=2018-12-08&amp;sp=176&amp;g=" TargetMode="External"/><Relationship Id="rId87" Type="http://schemas.openxmlformats.org/officeDocument/2006/relationships/hyperlink" Target="https://maroc.observation.org/gebied/view/136730?from=2011-12-24&amp;to=2018-12-08&amp;sp=2&amp;g=" TargetMode="External"/><Relationship Id="rId110" Type="http://schemas.openxmlformats.org/officeDocument/2006/relationships/hyperlink" Target="https://maroc.observation.org/soort/stats/4?area=136730" TargetMode="External"/><Relationship Id="rId348" Type="http://schemas.openxmlformats.org/officeDocument/2006/relationships/hyperlink" Target="https://maroc.observation.org/monitoring.php?id_gebied=136730&amp;id_soort=311" TargetMode="External"/><Relationship Id="rId513" Type="http://schemas.openxmlformats.org/officeDocument/2006/relationships/hyperlink" Target="https://maroc.observation.org/monitoring.php?id_gebied=136730&amp;id_soort=186" TargetMode="External"/><Relationship Id="rId555" Type="http://schemas.openxmlformats.org/officeDocument/2006/relationships/hyperlink" Target="https://maroc.observation.org/monitoring.php?id_gebied=136730&amp;id_soort=102" TargetMode="External"/><Relationship Id="rId597" Type="http://schemas.openxmlformats.org/officeDocument/2006/relationships/hyperlink" Target="https://maroc.observation.org/gebied/view/136730?from=2013-03-10&amp;to=2018-12-08&amp;sp=356&amp;g=" TargetMode="External"/><Relationship Id="rId152" Type="http://schemas.openxmlformats.org/officeDocument/2006/relationships/hyperlink" Target="https://maroc.observation.org/soort/stats/1532?area=136730" TargetMode="External"/><Relationship Id="rId194" Type="http://schemas.openxmlformats.org/officeDocument/2006/relationships/hyperlink" Target="https://maroc.observation.org/gebied/view/136730?from=2011-12-24&amp;to=2018-12-08&amp;sp=72858&amp;g=" TargetMode="External"/><Relationship Id="rId208" Type="http://schemas.openxmlformats.org/officeDocument/2006/relationships/hyperlink" Target="https://maroc.observation.org/monitoring.php?id_gebied=136730&amp;id_soort=173" TargetMode="External"/><Relationship Id="rId415" Type="http://schemas.openxmlformats.org/officeDocument/2006/relationships/hyperlink" Target="https://maroc.observation.org/soort/stats/18691?area=136730" TargetMode="External"/><Relationship Id="rId457" Type="http://schemas.openxmlformats.org/officeDocument/2006/relationships/hyperlink" Target="https://maroc.observation.org/gebied/view/136730?from=2018-01-28&amp;to=2018-12-08&amp;sp=96230&amp;g=" TargetMode="External"/><Relationship Id="rId622" Type="http://schemas.openxmlformats.org/officeDocument/2006/relationships/hyperlink" Target="https://maroc.observation.org/gebied/view/136730?from=2011-12-24&amp;to=2018-12-08&amp;sp=95&amp;g=" TargetMode="External"/><Relationship Id="rId261" Type="http://schemas.openxmlformats.org/officeDocument/2006/relationships/hyperlink" Target="https://maroc.observation.org/soort/stats/283?area=136730" TargetMode="External"/><Relationship Id="rId499" Type="http://schemas.openxmlformats.org/officeDocument/2006/relationships/hyperlink" Target="https://maroc.observation.org/monitoring.php?id_gebied=136730&amp;id_soort=1007" TargetMode="External"/><Relationship Id="rId664" Type="http://schemas.openxmlformats.org/officeDocument/2006/relationships/hyperlink" Target="https://maroc.observation.org/gebied/view/136730?from=2017-12-03&amp;to=2018-12-08&amp;sp=174&amp;g=" TargetMode="External"/><Relationship Id="rId14" Type="http://schemas.openxmlformats.org/officeDocument/2006/relationships/hyperlink" Target="http://www.go-south.org/wp-content/uploads/2018/05/gsb_15_59-63.pdf" TargetMode="External"/><Relationship Id="rId56" Type="http://schemas.openxmlformats.org/officeDocument/2006/relationships/hyperlink" Target="https://maroc.observation.org/gebied/view/136730?from=2012-02-05&amp;to=2018-12-08&amp;sp=200&amp;g=" TargetMode="External"/><Relationship Id="rId317" Type="http://schemas.openxmlformats.org/officeDocument/2006/relationships/hyperlink" Target="https://maroc.observation.org/gebied/photos/136730?from=2010-01-23&amp;to=2018-12-08&amp;sp=138&amp;_popup=1" TargetMode="External"/><Relationship Id="rId359" Type="http://schemas.openxmlformats.org/officeDocument/2006/relationships/hyperlink" Target="https://maroc.observation.org/monitoring.php?id_gebied=136730&amp;id_soort=31" TargetMode="External"/><Relationship Id="rId524" Type="http://schemas.openxmlformats.org/officeDocument/2006/relationships/hyperlink" Target="https://maroc.observation.org/soort/stats/48?area=136730" TargetMode="External"/><Relationship Id="rId566" Type="http://schemas.openxmlformats.org/officeDocument/2006/relationships/hyperlink" Target="https://maroc.observation.org/gebied/view/136730?from=2012-02-05&amp;to=2018-12-08&amp;sp=180&amp;g=" TargetMode="External"/><Relationship Id="rId98" Type="http://schemas.openxmlformats.org/officeDocument/2006/relationships/hyperlink" Target="https://maroc.observation.org/soort/stats/7?area=136730" TargetMode="External"/><Relationship Id="rId121" Type="http://schemas.openxmlformats.org/officeDocument/2006/relationships/hyperlink" Target="https://maroc.observation.org/gebied/photos/136730?from=2011-12-24&amp;to=2018-12-08&amp;sp=360&amp;_popup=1" TargetMode="External"/><Relationship Id="rId163" Type="http://schemas.openxmlformats.org/officeDocument/2006/relationships/hyperlink" Target="https://maroc.observation.org/monitoring.php?id_gebied=136730&amp;id_soort=13" TargetMode="External"/><Relationship Id="rId219" Type="http://schemas.openxmlformats.org/officeDocument/2006/relationships/hyperlink" Target="https://maroc.observation.org/gebied/view/136730?from=2012-01-15&amp;to=2018-12-08&amp;sp=100&amp;g=" TargetMode="External"/><Relationship Id="rId370" Type="http://schemas.openxmlformats.org/officeDocument/2006/relationships/hyperlink" Target="https://maroc.observation.org/gebied/view/136730?from=2012-05-13&amp;to=2018-12-08&amp;sp=87959&amp;g=" TargetMode="External"/><Relationship Id="rId426" Type="http://schemas.openxmlformats.org/officeDocument/2006/relationships/hyperlink" Target="https://maroc.observation.org/soort/stats/37?area=136730" TargetMode="External"/><Relationship Id="rId633" Type="http://schemas.openxmlformats.org/officeDocument/2006/relationships/hyperlink" Target="https://maroc.observation.org/gebied/photos/136730?from=2012-02-28&amp;to=2018-12-08&amp;sp=757&amp;_popup=1" TargetMode="External"/><Relationship Id="rId230" Type="http://schemas.openxmlformats.org/officeDocument/2006/relationships/hyperlink" Target="https://maroc.observation.org/gebied/photos/136730?from=2011-11-09&amp;to=2018-12-08&amp;sp=761&amp;_popup=1" TargetMode="External"/><Relationship Id="rId468" Type="http://schemas.openxmlformats.org/officeDocument/2006/relationships/hyperlink" Target="https://maroc.observation.org/monitoring.php?id_gebied=136730&amp;id_soort=192" TargetMode="External"/><Relationship Id="rId25" Type="http://schemas.openxmlformats.org/officeDocument/2006/relationships/hyperlink" Target="https://maroc.observation.org/gebied/view/136730?from=2016-01-31&amp;to=2018-12-08&amp;sp=61&amp;g=" TargetMode="External"/><Relationship Id="rId67" Type="http://schemas.openxmlformats.org/officeDocument/2006/relationships/hyperlink" Target="https://maroc.observation.org/monitoring.php?id_gebied=136730&amp;id_soort=10" TargetMode="External"/><Relationship Id="rId272" Type="http://schemas.openxmlformats.org/officeDocument/2006/relationships/hyperlink" Target="https://maroc.observation.org/monitoring.php?id_gebied=136730&amp;id_soort=68" TargetMode="External"/><Relationship Id="rId328" Type="http://schemas.openxmlformats.org/officeDocument/2006/relationships/hyperlink" Target="https://maroc.observation.org/soort/stats/363?area=136730" TargetMode="External"/><Relationship Id="rId535" Type="http://schemas.openxmlformats.org/officeDocument/2006/relationships/hyperlink" Target="https://maroc.observation.org/monitoring.php?id_gebied=136730&amp;id_soort=79304" TargetMode="External"/><Relationship Id="rId577" Type="http://schemas.openxmlformats.org/officeDocument/2006/relationships/hyperlink" Target="https://maroc.observation.org/gebied/photos/136730?from=2014-01-12&amp;to=2018-12-08&amp;sp=204&amp;_popup=1" TargetMode="External"/><Relationship Id="rId132" Type="http://schemas.openxmlformats.org/officeDocument/2006/relationships/hyperlink" Target="https://maroc.observation.org/soort/stats/115?area=136730" TargetMode="External"/><Relationship Id="rId174" Type="http://schemas.openxmlformats.org/officeDocument/2006/relationships/hyperlink" Target="https://maroc.observation.org/monitoring.php?id_gebied=136730&amp;id_soort=18" TargetMode="External"/><Relationship Id="rId381" Type="http://schemas.openxmlformats.org/officeDocument/2006/relationships/hyperlink" Target="https://maroc.observation.org/monitoring.php?id_gebied=136730&amp;id_soort=191" TargetMode="External"/><Relationship Id="rId602" Type="http://schemas.openxmlformats.org/officeDocument/2006/relationships/hyperlink" Target="https://maroc.observation.org/monitoring.php?id_gebied=136730&amp;id_soort=94" TargetMode="External"/><Relationship Id="rId241" Type="http://schemas.openxmlformats.org/officeDocument/2006/relationships/hyperlink" Target="https://maroc.observation.org/soort/stats/203?area=136730" TargetMode="External"/><Relationship Id="rId437" Type="http://schemas.openxmlformats.org/officeDocument/2006/relationships/hyperlink" Target="https://maroc.observation.org/monitoring.php?id_gebied=136730&amp;id_soort=39" TargetMode="External"/><Relationship Id="rId479" Type="http://schemas.openxmlformats.org/officeDocument/2006/relationships/hyperlink" Target="https://maroc.observation.org/gebied/view/136730?from=2013-05-08&amp;to=2018-12-08&amp;sp=20822&amp;g=" TargetMode="External"/><Relationship Id="rId644" Type="http://schemas.openxmlformats.org/officeDocument/2006/relationships/hyperlink" Target="https://maroc.observation.org/soort/stats/196?area=136730" TargetMode="External"/><Relationship Id="rId36" Type="http://schemas.openxmlformats.org/officeDocument/2006/relationships/hyperlink" Target="https://maroc.observation.org/soort/stats/800?area=136730" TargetMode="External"/><Relationship Id="rId283" Type="http://schemas.openxmlformats.org/officeDocument/2006/relationships/hyperlink" Target="https://maroc.observation.org/gebied/view/136730?from=2011-12-24&amp;to=2018-12-08&amp;sp=25&amp;g=" TargetMode="External"/><Relationship Id="rId339" Type="http://schemas.openxmlformats.org/officeDocument/2006/relationships/hyperlink" Target="https://maroc.observation.org/monitoring.php?id_gebied=136730&amp;id_soort=250" TargetMode="External"/><Relationship Id="rId490" Type="http://schemas.openxmlformats.org/officeDocument/2006/relationships/hyperlink" Target="https://maroc.observation.org/gebied/view/136730?from=2011-12-24&amp;to=2018-12-08&amp;sp=65&amp;g=" TargetMode="External"/><Relationship Id="rId504" Type="http://schemas.openxmlformats.org/officeDocument/2006/relationships/hyperlink" Target="https://maroc.observation.org/soort/stats/1169?area=136730" TargetMode="External"/><Relationship Id="rId546" Type="http://schemas.openxmlformats.org/officeDocument/2006/relationships/hyperlink" Target="https://maroc.observation.org/monitoring.php?id_gebied=136730&amp;id_soort=213" TargetMode="External"/><Relationship Id="rId78" Type="http://schemas.openxmlformats.org/officeDocument/2006/relationships/hyperlink" Target="https://maroc.observation.org/gebied/view/136730?from=2012-04-14&amp;to=2018-12-08&amp;sp=70264&amp;g=" TargetMode="External"/><Relationship Id="rId101" Type="http://schemas.openxmlformats.org/officeDocument/2006/relationships/hyperlink" Target="https://maroc.observation.org/gebied/photos/136730?from=2011-09-20&amp;to=2018-12-08&amp;sp=853&amp;_popup=1" TargetMode="External"/><Relationship Id="rId143" Type="http://schemas.openxmlformats.org/officeDocument/2006/relationships/hyperlink" Target="https://maroc.observation.org/monitoring.php?id_gebied=136730&amp;id_soort=267" TargetMode="External"/><Relationship Id="rId185" Type="http://schemas.openxmlformats.org/officeDocument/2006/relationships/hyperlink" Target="https://maroc.observation.org/soort/stats/17?area=136730" TargetMode="External"/><Relationship Id="rId350" Type="http://schemas.openxmlformats.org/officeDocument/2006/relationships/hyperlink" Target="https://maroc.observation.org/soort/stats/73074?area=136730" TargetMode="External"/><Relationship Id="rId406" Type="http://schemas.openxmlformats.org/officeDocument/2006/relationships/hyperlink" Target="https://maroc.observation.org/gebied/view/136730?from=2012-06-10&amp;to=2018-12-08&amp;sp=216&amp;g=" TargetMode="External"/><Relationship Id="rId588" Type="http://schemas.openxmlformats.org/officeDocument/2006/relationships/hyperlink" Target="https://maroc.observation.org/gebied/photos/136730?from=2011-12-24&amp;to=2018-12-08&amp;sp=62&amp;_popup=1" TargetMode="External"/><Relationship Id="rId9" Type="http://schemas.openxmlformats.org/officeDocument/2006/relationships/image" Target="media/image2.jpeg"/><Relationship Id="rId210" Type="http://schemas.openxmlformats.org/officeDocument/2006/relationships/hyperlink" Target="https://maroc.observation.org/gebied/photos/136730?from=2010-01-23&amp;to=2018-12-08&amp;sp=332&amp;_popup=1" TargetMode="External"/><Relationship Id="rId392" Type="http://schemas.openxmlformats.org/officeDocument/2006/relationships/hyperlink" Target="https://maroc.observation.org/gebied/view/136730?from=2012-07-14&amp;to=2018-12-08&amp;sp=33&amp;g=" TargetMode="External"/><Relationship Id="rId448" Type="http://schemas.openxmlformats.org/officeDocument/2006/relationships/hyperlink" Target="https://maroc.observation.org/gebied/view/136730?from=2010-01-23&amp;to=2018-12-08&amp;sp=52&amp;g=" TargetMode="External"/><Relationship Id="rId613" Type="http://schemas.openxmlformats.org/officeDocument/2006/relationships/hyperlink" Target="https://maroc.observation.org/soort/stats/160182?area=136730" TargetMode="External"/><Relationship Id="rId655" Type="http://schemas.openxmlformats.org/officeDocument/2006/relationships/hyperlink" Target="https://maroc.observation.org/monitoring.php?id_gebied=136730&amp;id_soort=135" TargetMode="External"/><Relationship Id="rId252" Type="http://schemas.openxmlformats.org/officeDocument/2006/relationships/hyperlink" Target="https://maroc.observation.org/soort/stats/182?area=136730" TargetMode="External"/><Relationship Id="rId294" Type="http://schemas.openxmlformats.org/officeDocument/2006/relationships/hyperlink" Target="https://maroc.observation.org/gebied/photos/136730?from=2010-01-23&amp;to=2018-12-08&amp;sp=27&amp;_popup=1" TargetMode="External"/><Relationship Id="rId308" Type="http://schemas.openxmlformats.org/officeDocument/2006/relationships/hyperlink" Target="https://maroc.observation.org/soort/stats/883?area=136730" TargetMode="External"/><Relationship Id="rId515" Type="http://schemas.openxmlformats.org/officeDocument/2006/relationships/hyperlink" Target="https://maroc.observation.org/soort/stats/1451?area=136730" TargetMode="External"/><Relationship Id="rId47" Type="http://schemas.openxmlformats.org/officeDocument/2006/relationships/hyperlink" Target="https://maroc.observation.org/soort/stats/176?area=136730" TargetMode="External"/><Relationship Id="rId89" Type="http://schemas.openxmlformats.org/officeDocument/2006/relationships/hyperlink" Target="https://maroc.observation.org/monitoring.php?id_gebied=136730&amp;id_soort=2" TargetMode="External"/><Relationship Id="rId112" Type="http://schemas.openxmlformats.org/officeDocument/2006/relationships/hyperlink" Target="https://maroc.observation.org/gebied/view/136730?from=2012-05-13&amp;to=2018-12-08&amp;sp=5&amp;g=" TargetMode="External"/><Relationship Id="rId154" Type="http://schemas.openxmlformats.org/officeDocument/2006/relationships/hyperlink" Target="https://maroc.observation.org/gebied/view/136730?from=2012-10-06&amp;to=2018-12-08&amp;sp=178&amp;g=" TargetMode="External"/><Relationship Id="rId361" Type="http://schemas.openxmlformats.org/officeDocument/2006/relationships/hyperlink" Target="https://maroc.observation.org/soort/stats/29?area=136730" TargetMode="External"/><Relationship Id="rId557" Type="http://schemas.openxmlformats.org/officeDocument/2006/relationships/hyperlink" Target="https://maroc.observation.org/soort/stats/1141?area=136730" TargetMode="External"/><Relationship Id="rId599" Type="http://schemas.openxmlformats.org/officeDocument/2006/relationships/hyperlink" Target="https://maroc.observation.org/monitoring.php?id_gebied=136730&amp;id_soort=356" TargetMode="External"/><Relationship Id="rId196" Type="http://schemas.openxmlformats.org/officeDocument/2006/relationships/hyperlink" Target="https://maroc.observation.org/soort/stats/72858?area=136730" TargetMode="External"/><Relationship Id="rId417" Type="http://schemas.openxmlformats.org/officeDocument/2006/relationships/hyperlink" Target="https://maroc.observation.org/gebied/view/136730?from=2012-04-14&amp;to=2018-12-08&amp;sp=20701&amp;g=" TargetMode="External"/><Relationship Id="rId459" Type="http://schemas.openxmlformats.org/officeDocument/2006/relationships/hyperlink" Target="https://maroc.observation.org/monitoring.php?id_gebied=136730&amp;id_soort=96230" TargetMode="External"/><Relationship Id="rId624" Type="http://schemas.openxmlformats.org/officeDocument/2006/relationships/hyperlink" Target="https://maroc.observation.org/soort/stats/95?area=136730" TargetMode="External"/><Relationship Id="rId666" Type="http://schemas.openxmlformats.org/officeDocument/2006/relationships/hyperlink" Target="https://maroc.observation.org/monitoring.php?id_gebied=136730&amp;id_soort=174" TargetMode="External"/><Relationship Id="rId16" Type="http://schemas.openxmlformats.org/officeDocument/2006/relationships/hyperlink" Target="http://go-south.org/wp-content/uploads/2014/07/gsb_10_21-26.pdf" TargetMode="External"/><Relationship Id="rId221" Type="http://schemas.openxmlformats.org/officeDocument/2006/relationships/hyperlink" Target="https://maroc.observation.org/monitoring.php?id_gebied=136730&amp;id_soort=100" TargetMode="External"/><Relationship Id="rId263" Type="http://schemas.openxmlformats.org/officeDocument/2006/relationships/hyperlink" Target="https://maroc.observation.org/gebied/view/136730?from=2012-10-06&amp;to=2018-12-08&amp;sp=339&amp;g=" TargetMode="External"/><Relationship Id="rId319" Type="http://schemas.openxmlformats.org/officeDocument/2006/relationships/hyperlink" Target="https://maroc.observation.org/monitoring.php?id_gebied=136730&amp;id_soort=138" TargetMode="External"/><Relationship Id="rId470" Type="http://schemas.openxmlformats.org/officeDocument/2006/relationships/hyperlink" Target="https://maroc.observation.org/soort/stats/77688?area=136730" TargetMode="External"/><Relationship Id="rId526" Type="http://schemas.openxmlformats.org/officeDocument/2006/relationships/hyperlink" Target="https://maroc.observation.org/gebied/view/136730?from=2012-10-06&amp;to=2018-12-08&amp;sp=130&amp;g=" TargetMode="External"/><Relationship Id="rId58" Type="http://schemas.openxmlformats.org/officeDocument/2006/relationships/hyperlink" Target="https://maroc.observation.org/soort/stats/200?area=136730" TargetMode="External"/><Relationship Id="rId123" Type="http://schemas.openxmlformats.org/officeDocument/2006/relationships/hyperlink" Target="https://maroc.observation.org/monitoring.php?id_gebied=136730&amp;id_soort=360" TargetMode="External"/><Relationship Id="rId330" Type="http://schemas.openxmlformats.org/officeDocument/2006/relationships/hyperlink" Target="https://maroc.observation.org/gebied/view/136730?from=2013-11-10&amp;to=2018-12-08&amp;sp=183&amp;g=" TargetMode="External"/><Relationship Id="rId568" Type="http://schemas.openxmlformats.org/officeDocument/2006/relationships/hyperlink" Target="https://maroc.observation.org/monitoring.php?id_gebied=136730&amp;id_soort=180" TargetMode="External"/><Relationship Id="rId165" Type="http://schemas.openxmlformats.org/officeDocument/2006/relationships/hyperlink" Target="https://maroc.observation.org/soort/stats/220?area=136730" TargetMode="External"/><Relationship Id="rId372" Type="http://schemas.openxmlformats.org/officeDocument/2006/relationships/hyperlink" Target="https://maroc.observation.org/monitoring.php?id_gebied=136730&amp;id_soort=87959" TargetMode="External"/><Relationship Id="rId428" Type="http://schemas.openxmlformats.org/officeDocument/2006/relationships/hyperlink" Target="https://maroc.observation.org/gebied/view/136730?from=2012-06-10&amp;to=2018-12-08&amp;sp=1386&amp;g=" TargetMode="External"/><Relationship Id="rId635" Type="http://schemas.openxmlformats.org/officeDocument/2006/relationships/hyperlink" Target="https://maroc.observation.org/monitoring.php?id_gebied=136730&amp;id_soort=757" TargetMode="External"/><Relationship Id="rId232" Type="http://schemas.openxmlformats.org/officeDocument/2006/relationships/hyperlink" Target="https://maroc.observation.org/monitoring.php?id_gebied=136730&amp;id_soort=761" TargetMode="External"/><Relationship Id="rId274" Type="http://schemas.openxmlformats.org/officeDocument/2006/relationships/hyperlink" Target="https://maroc.observation.org/soort/stats/133?area=136730" TargetMode="External"/><Relationship Id="rId481" Type="http://schemas.openxmlformats.org/officeDocument/2006/relationships/hyperlink" Target="https://maroc.observation.org/monitoring.php?id_gebied=136730&amp;id_soort=20822" TargetMode="External"/><Relationship Id="rId27" Type="http://schemas.openxmlformats.org/officeDocument/2006/relationships/hyperlink" Target="https://maroc.observation.org/soort/stats/61?area=136730" TargetMode="External"/><Relationship Id="rId69" Type="http://schemas.openxmlformats.org/officeDocument/2006/relationships/hyperlink" Target="https://maroc.observation.org/soort/stats/184?area=136730" TargetMode="External"/><Relationship Id="rId134" Type="http://schemas.openxmlformats.org/officeDocument/2006/relationships/hyperlink" Target="https://maroc.observation.org/gebied/view/136730?from=2011-12-24&amp;to=2018-12-08&amp;sp=132&amp;g=" TargetMode="External"/><Relationship Id="rId537" Type="http://schemas.openxmlformats.org/officeDocument/2006/relationships/hyperlink" Target="https://maroc.observation.org/gebied/photos/136730?from=2012-05-13&amp;to=2018-12-08&amp;sp=302&amp;_popup=1" TargetMode="External"/><Relationship Id="rId579" Type="http://schemas.openxmlformats.org/officeDocument/2006/relationships/hyperlink" Target="https://maroc.observation.org/monitoring.php?id_gebied=136730&amp;id_soort=204" TargetMode="External"/><Relationship Id="rId80" Type="http://schemas.openxmlformats.org/officeDocument/2006/relationships/hyperlink" Target="https://maroc.observation.org/monitoring.php?id_gebied=136730&amp;id_soort=70264" TargetMode="External"/><Relationship Id="rId176" Type="http://schemas.openxmlformats.org/officeDocument/2006/relationships/hyperlink" Target="https://maroc.observation.org/gebied/photos/136730?from=2018-03-10&amp;to=2018-12-08&amp;sp=276&amp;_popup=1" TargetMode="External"/><Relationship Id="rId341" Type="http://schemas.openxmlformats.org/officeDocument/2006/relationships/hyperlink" Target="https://maroc.observation.org/soort/stats/131?area=136730" TargetMode="External"/><Relationship Id="rId383" Type="http://schemas.openxmlformats.org/officeDocument/2006/relationships/hyperlink" Target="https://maroc.observation.org/gebied/photos/136730?from=2012-07-14&amp;to=2018-12-08&amp;sp=964&amp;_popup=1" TargetMode="External"/><Relationship Id="rId439" Type="http://schemas.openxmlformats.org/officeDocument/2006/relationships/hyperlink" Target="https://maroc.observation.org/gebied/photos/136730?from=2012-03-03&amp;to=2018-12-08&amp;sp=188&amp;_popup=1" TargetMode="External"/><Relationship Id="rId590" Type="http://schemas.openxmlformats.org/officeDocument/2006/relationships/hyperlink" Target="https://maroc.observation.org/monitoring.php?id_gebied=136730&amp;id_soort=62" TargetMode="External"/><Relationship Id="rId604" Type="http://schemas.openxmlformats.org/officeDocument/2006/relationships/hyperlink" Target="https://maroc.observation.org/soort/stats/44?area=136730" TargetMode="External"/><Relationship Id="rId646" Type="http://schemas.openxmlformats.org/officeDocument/2006/relationships/hyperlink" Target="https://maroc.observation.org/gebied/view/136730?from=2011-11-09&amp;to=2018-12-08&amp;sp=193&amp;g=" TargetMode="External"/><Relationship Id="rId201" Type="http://schemas.openxmlformats.org/officeDocument/2006/relationships/hyperlink" Target="https://maroc.observation.org/monitoring.php?id_gebied=136730&amp;id_soort=149" TargetMode="External"/><Relationship Id="rId243" Type="http://schemas.openxmlformats.org/officeDocument/2006/relationships/hyperlink" Target="https://maroc.observation.org/gebied/view/136730?from=2012-02-05&amp;to=2018-12-08&amp;sp=170&amp;g=" TargetMode="External"/><Relationship Id="rId285" Type="http://schemas.openxmlformats.org/officeDocument/2006/relationships/hyperlink" Target="https://maroc.observation.org/soort/stats/25?area=136730" TargetMode="External"/><Relationship Id="rId450" Type="http://schemas.openxmlformats.org/officeDocument/2006/relationships/hyperlink" Target="https://maroc.observation.org/monitoring.php?id_gebied=136730&amp;id_soort=52" TargetMode="External"/><Relationship Id="rId506" Type="http://schemas.openxmlformats.org/officeDocument/2006/relationships/hyperlink" Target="https://maroc.observation.org/gebied/view/136730?from=2012-05-13&amp;to=2018-12-08&amp;sp=89&amp;g=" TargetMode="External"/><Relationship Id="rId38" Type="http://schemas.openxmlformats.org/officeDocument/2006/relationships/hyperlink" Target="https://maroc.observation.org/gebied/view/136730?from=2010-01-23&amp;to=2018-12-08&amp;sp=175&amp;g=" TargetMode="External"/><Relationship Id="rId103" Type="http://schemas.openxmlformats.org/officeDocument/2006/relationships/hyperlink" Target="https://maroc.observation.org/monitoring.php?id_gebied=136730&amp;id_soort=853" TargetMode="External"/><Relationship Id="rId310" Type="http://schemas.openxmlformats.org/officeDocument/2006/relationships/hyperlink" Target="https://maroc.observation.org/gebied/view/136730?from=2014-01-19&amp;to=2018-12-08&amp;sp=241&amp;g=" TargetMode="External"/><Relationship Id="rId492" Type="http://schemas.openxmlformats.org/officeDocument/2006/relationships/hyperlink" Target="https://maroc.observation.org/soort/stats/65?area=136730" TargetMode="External"/><Relationship Id="rId548" Type="http://schemas.openxmlformats.org/officeDocument/2006/relationships/hyperlink" Target="https://maroc.observation.org/soort/stats/189?area=136730" TargetMode="External"/><Relationship Id="rId91" Type="http://schemas.openxmlformats.org/officeDocument/2006/relationships/hyperlink" Target="https://maroc.observation.org/gebied/photos/136730?from=2011-12-24&amp;to=2018-12-08&amp;sp=1401&amp;_popup=1" TargetMode="External"/><Relationship Id="rId145" Type="http://schemas.openxmlformats.org/officeDocument/2006/relationships/hyperlink" Target="https://maroc.observation.org/soort/stats/58?area=136730" TargetMode="External"/><Relationship Id="rId187" Type="http://schemas.openxmlformats.org/officeDocument/2006/relationships/hyperlink" Target="https://maroc.observation.org/gebied/view/136730?from=2012-06-20&amp;to=2018-12-08&amp;sp=21006&amp;g=" TargetMode="External"/><Relationship Id="rId352" Type="http://schemas.openxmlformats.org/officeDocument/2006/relationships/hyperlink" Target="https://maroc.observation.org/gebied/view/136730?from=2010-01-23&amp;to=2018-12-08&amp;sp=28&amp;g=" TargetMode="External"/><Relationship Id="rId394" Type="http://schemas.openxmlformats.org/officeDocument/2006/relationships/hyperlink" Target="https://maroc.observation.org/monitoring.php?id_gebied=136730&amp;id_soort=33" TargetMode="External"/><Relationship Id="rId408" Type="http://schemas.openxmlformats.org/officeDocument/2006/relationships/hyperlink" Target="https://maroc.observation.org/soort/stats/216?area=136730" TargetMode="External"/><Relationship Id="rId615" Type="http://schemas.openxmlformats.org/officeDocument/2006/relationships/hyperlink" Target="https://maroc.observation.org/gebied/view/136730?from=2012-04-03&amp;to=2018-12-08&amp;sp=122&amp;g=" TargetMode="External"/><Relationship Id="rId212" Type="http://schemas.openxmlformats.org/officeDocument/2006/relationships/hyperlink" Target="https://maroc.observation.org/monitoring.php?id_gebied=136730&amp;id_soort=332" TargetMode="External"/><Relationship Id="rId254" Type="http://schemas.openxmlformats.org/officeDocument/2006/relationships/hyperlink" Target="https://maroc.observation.org/gebied/view/136730?from=2012-09-08&amp;to=2018-12-08&amp;sp=125&amp;g=" TargetMode="External"/><Relationship Id="rId657" Type="http://schemas.openxmlformats.org/officeDocument/2006/relationships/hyperlink" Target="https://maroc.observation.org/gebied/photos/136730?from=2012-05-13&amp;to=2018-12-08&amp;sp=162&amp;_popup=1" TargetMode="External"/><Relationship Id="rId49" Type="http://schemas.openxmlformats.org/officeDocument/2006/relationships/hyperlink" Target="https://maroc.observation.org/gebied/view/136730?from=2011-12-24&amp;to=2018-12-08&amp;sp=198&amp;g=" TargetMode="External"/><Relationship Id="rId114" Type="http://schemas.openxmlformats.org/officeDocument/2006/relationships/hyperlink" Target="https://maroc.observation.org/soort/stats/5?area=136730" TargetMode="External"/><Relationship Id="rId296" Type="http://schemas.openxmlformats.org/officeDocument/2006/relationships/hyperlink" Target="https://maroc.observation.org/monitoring.php?id_gebied=136730&amp;id_soort=27" TargetMode="External"/><Relationship Id="rId461" Type="http://schemas.openxmlformats.org/officeDocument/2006/relationships/hyperlink" Target="https://maroc.observation.org/soort/stats/126?area=136730" TargetMode="External"/><Relationship Id="rId517" Type="http://schemas.openxmlformats.org/officeDocument/2006/relationships/hyperlink" Target="https://maroc.observation.org/gebied/view/136730?from=2017-03-16&amp;to=2018-12-08&amp;sp=49&amp;g=" TargetMode="External"/><Relationship Id="rId559" Type="http://schemas.openxmlformats.org/officeDocument/2006/relationships/hyperlink" Target="https://maroc.observation.org/gebied/view/136730?from=2012-05-13&amp;to=2018-12-08&amp;sp=1144&amp;g=" TargetMode="External"/><Relationship Id="rId60" Type="http://schemas.openxmlformats.org/officeDocument/2006/relationships/hyperlink" Target="https://maroc.observation.org/gebied/view/136730?from=2010-01-23&amp;to=2018-12-08&amp;sp=782&amp;g=" TargetMode="External"/><Relationship Id="rId156" Type="http://schemas.openxmlformats.org/officeDocument/2006/relationships/hyperlink" Target="https://maroc.observation.org/monitoring.php?id_gebied=136730&amp;id_soort=178" TargetMode="External"/><Relationship Id="rId198" Type="http://schemas.openxmlformats.org/officeDocument/2006/relationships/hyperlink" Target="https://maroc.observation.org/gebied/view/136730?from=2010-01-23&amp;to=2018-12-08&amp;sp=149&amp;g=" TargetMode="External"/><Relationship Id="rId321" Type="http://schemas.openxmlformats.org/officeDocument/2006/relationships/hyperlink" Target="https://maroc.observation.org/soort/stats/84?area=136730" TargetMode="External"/><Relationship Id="rId363" Type="http://schemas.openxmlformats.org/officeDocument/2006/relationships/hyperlink" Target="https://maroc.observation.org/gebied/view/136730?from=2010-01-23&amp;to=2018-12-08&amp;sp=762&amp;g=" TargetMode="External"/><Relationship Id="rId419" Type="http://schemas.openxmlformats.org/officeDocument/2006/relationships/hyperlink" Target="https://maroc.observation.org/soort/stats/20701?area=136730" TargetMode="External"/><Relationship Id="rId570" Type="http://schemas.openxmlformats.org/officeDocument/2006/relationships/hyperlink" Target="https://maroc.observation.org/soort/stats/20601?area=136730" TargetMode="External"/><Relationship Id="rId626" Type="http://schemas.openxmlformats.org/officeDocument/2006/relationships/hyperlink" Target="https://maroc.observation.org/gebied/view/136730?from=2012-10-21&amp;to=2018-12-08&amp;sp=756&amp;g=" TargetMode="External"/><Relationship Id="rId223" Type="http://schemas.openxmlformats.org/officeDocument/2006/relationships/hyperlink" Target="https://maroc.observation.org/soort/stats/206?area=136730" TargetMode="External"/><Relationship Id="rId430" Type="http://schemas.openxmlformats.org/officeDocument/2006/relationships/hyperlink" Target="https://maroc.observation.org/monitoring.php?id_gebied=136730&amp;id_soort=1386" TargetMode="External"/><Relationship Id="rId668" Type="http://schemas.openxmlformats.org/officeDocument/2006/relationships/hyperlink" Target="https://maroc.observation.org/soort/stats/57?area=136730" TargetMode="External"/><Relationship Id="rId18" Type="http://schemas.openxmlformats.org/officeDocument/2006/relationships/hyperlink" Target="http://www.go-south.org/wp-content/uploads/2017/09/gsb_14_193-204.pdf" TargetMode="External"/><Relationship Id="rId265" Type="http://schemas.openxmlformats.org/officeDocument/2006/relationships/hyperlink" Target="https://maroc.observation.org/monitoring.php?id_gebied=136730&amp;id_soort=339" TargetMode="External"/><Relationship Id="rId472" Type="http://schemas.openxmlformats.org/officeDocument/2006/relationships/hyperlink" Target="https://maroc.observation.org/gebied/view/136730?from=2012-03-03&amp;to=2018-12-08&amp;sp=41&amp;g=" TargetMode="External"/><Relationship Id="rId528" Type="http://schemas.openxmlformats.org/officeDocument/2006/relationships/hyperlink" Target="https://maroc.observation.org/soort/stats/130?area=136730" TargetMode="External"/><Relationship Id="rId50" Type="http://schemas.openxmlformats.org/officeDocument/2006/relationships/hyperlink" Target="https://maroc.observation.org/gebied/photos/136730?from=2011-12-24&amp;to=2018-12-08&amp;sp=198&amp;_popup=1" TargetMode="External"/><Relationship Id="rId104" Type="http://schemas.openxmlformats.org/officeDocument/2006/relationships/hyperlink" Target="https://maroc.observation.org/gebied/view/136730?from=2012-02-05&amp;to=2018-12-08&amp;sp=8&amp;g=" TargetMode="External"/><Relationship Id="rId125" Type="http://schemas.openxmlformats.org/officeDocument/2006/relationships/hyperlink" Target="https://maroc.observation.org/soort/stats/64?area=136730" TargetMode="External"/><Relationship Id="rId146" Type="http://schemas.openxmlformats.org/officeDocument/2006/relationships/hyperlink" Target="https://maroc.observation.org/monitoring.php?id_gebied=136730&amp;id_soort=58" TargetMode="External"/><Relationship Id="rId167" Type="http://schemas.openxmlformats.org/officeDocument/2006/relationships/hyperlink" Target="https://maroc.observation.org/gebied/view/136730?from=2013-11-16&amp;to=2018-12-08&amp;sp=348&amp;g=" TargetMode="External"/><Relationship Id="rId188" Type="http://schemas.openxmlformats.org/officeDocument/2006/relationships/hyperlink" Target="https://maroc.observation.org/gebied/photos/136730?from=2012-06-20&amp;to=2018-12-08&amp;sp=21006&amp;_popup=1" TargetMode="External"/><Relationship Id="rId311" Type="http://schemas.openxmlformats.org/officeDocument/2006/relationships/hyperlink" Target="https://maroc.observation.org/soort/stats/241?area=136730" TargetMode="External"/><Relationship Id="rId332" Type="http://schemas.openxmlformats.org/officeDocument/2006/relationships/hyperlink" Target="https://maroc.observation.org/monitoring.php?id_gebied=136730&amp;id_soort=183" TargetMode="External"/><Relationship Id="rId353" Type="http://schemas.openxmlformats.org/officeDocument/2006/relationships/hyperlink" Target="https://maroc.observation.org/gebied/photos/136730?from=2010-01-23&amp;to=2018-12-08&amp;sp=28&amp;_popup=1" TargetMode="External"/><Relationship Id="rId374" Type="http://schemas.openxmlformats.org/officeDocument/2006/relationships/hyperlink" Target="https://maroc.observation.org/soort/stats/120?area=136730" TargetMode="External"/><Relationship Id="rId395" Type="http://schemas.openxmlformats.org/officeDocument/2006/relationships/hyperlink" Target="https://maroc.observation.org/gebied/view/136730?from=2012-05-14&amp;to=2018-12-08&amp;sp=34&amp;g=" TargetMode="External"/><Relationship Id="rId409" Type="http://schemas.openxmlformats.org/officeDocument/2006/relationships/hyperlink" Target="https://maroc.observation.org/monitoring.php?id_gebied=136730&amp;id_soort=216" TargetMode="External"/><Relationship Id="rId560" Type="http://schemas.openxmlformats.org/officeDocument/2006/relationships/hyperlink" Target="https://maroc.observation.org/soort/stats/1144?area=136730" TargetMode="External"/><Relationship Id="rId581" Type="http://schemas.openxmlformats.org/officeDocument/2006/relationships/hyperlink" Target="https://maroc.observation.org/gebied/photos/136730?from=2012-05-13&amp;to=2018-12-08&amp;sp=105&amp;_popup=1" TargetMode="External"/><Relationship Id="rId71" Type="http://schemas.openxmlformats.org/officeDocument/2006/relationships/hyperlink" Target="https://maroc.observation.org/gebied/view/136730?from=2013-04-01&amp;to=2018-12-08&amp;sp=772&amp;g=" TargetMode="External"/><Relationship Id="rId92" Type="http://schemas.openxmlformats.org/officeDocument/2006/relationships/hyperlink" Target="https://maroc.observation.org/soort/stats/1401?area=136730" TargetMode="External"/><Relationship Id="rId213" Type="http://schemas.openxmlformats.org/officeDocument/2006/relationships/hyperlink" Target="https://maroc.observation.org/gebied/view/136730?from=2013-03-08&amp;to=2018-12-08&amp;sp=20&amp;g=" TargetMode="External"/><Relationship Id="rId234" Type="http://schemas.openxmlformats.org/officeDocument/2006/relationships/hyperlink" Target="https://maroc.observation.org/gebied/photos/136730?from=2011-09-15&amp;to=2018-12-08&amp;sp=23&amp;_popup=1" TargetMode="External"/><Relationship Id="rId420" Type="http://schemas.openxmlformats.org/officeDocument/2006/relationships/hyperlink" Target="https://maroc.observation.org/monitoring.php?id_gebied=136730&amp;id_soort=20701" TargetMode="External"/><Relationship Id="rId616" Type="http://schemas.openxmlformats.org/officeDocument/2006/relationships/hyperlink" Target="https://maroc.observation.org/soort/stats/122?area=136730" TargetMode="External"/><Relationship Id="rId637" Type="http://schemas.openxmlformats.org/officeDocument/2006/relationships/hyperlink" Target="https://maroc.observation.org/gebied/photos/136730?from=2010-01-23&amp;to=2018-12-08&amp;sp=103&amp;_popup=1" TargetMode="External"/><Relationship Id="rId658" Type="http://schemas.openxmlformats.org/officeDocument/2006/relationships/hyperlink" Target="https://maroc.observation.org/soort/stats/162?area=136730" TargetMode="External"/><Relationship Id="rId2" Type="http://schemas.openxmlformats.org/officeDocument/2006/relationships/numbering" Target="numbering.xml"/><Relationship Id="rId29" Type="http://schemas.openxmlformats.org/officeDocument/2006/relationships/hyperlink" Target="https://maroc.observation.org/monitoring.php?id_gebied=136730&amp;id_soort=61" TargetMode="External"/><Relationship Id="rId255" Type="http://schemas.openxmlformats.org/officeDocument/2006/relationships/hyperlink" Target="https://maroc.observation.org/soort/stats/125?area=136730" TargetMode="External"/><Relationship Id="rId276" Type="http://schemas.openxmlformats.org/officeDocument/2006/relationships/hyperlink" Target="https://maroc.observation.org/gebied/view/136730?from=2012-09-29&amp;to=2018-12-08&amp;sp=370&amp;g=" TargetMode="External"/><Relationship Id="rId297" Type="http://schemas.openxmlformats.org/officeDocument/2006/relationships/hyperlink" Target="https://maroc.observation.org/gebied/view/136730?from=2011-12-24&amp;to=2018-12-08&amp;sp=76&amp;g=" TargetMode="External"/><Relationship Id="rId441" Type="http://schemas.openxmlformats.org/officeDocument/2006/relationships/hyperlink" Target="https://maroc.observation.org/monitoring.php?id_gebied=136730&amp;id_soort=188" TargetMode="External"/><Relationship Id="rId462" Type="http://schemas.openxmlformats.org/officeDocument/2006/relationships/hyperlink" Target="https://maroc.observation.org/monitoring.php?id_gebied=136730&amp;id_soort=126" TargetMode="External"/><Relationship Id="rId483" Type="http://schemas.openxmlformats.org/officeDocument/2006/relationships/hyperlink" Target="https://maroc.observation.org/gebied/photos/136730?from=2012-03-03&amp;to=2018-12-08&amp;sp=76691&amp;_popup=1" TargetMode="External"/><Relationship Id="rId518" Type="http://schemas.openxmlformats.org/officeDocument/2006/relationships/hyperlink" Target="https://maroc.observation.org/soort/stats/49?area=136730" TargetMode="External"/><Relationship Id="rId539" Type="http://schemas.openxmlformats.org/officeDocument/2006/relationships/hyperlink" Target="https://maroc.observation.org/monitoring.php?id_gebied=136730&amp;id_soort=302" TargetMode="External"/><Relationship Id="rId40" Type="http://schemas.openxmlformats.org/officeDocument/2006/relationships/hyperlink" Target="https://maroc.observation.org/soort/stats/175?area=136730" TargetMode="External"/><Relationship Id="rId115" Type="http://schemas.openxmlformats.org/officeDocument/2006/relationships/hyperlink" Target="https://maroc.observation.org/monitoring.php?id_gebied=136730&amp;id_soort=5" TargetMode="External"/><Relationship Id="rId136" Type="http://schemas.openxmlformats.org/officeDocument/2006/relationships/hyperlink" Target="https://maroc.observation.org/monitoring.php?id_gebied=136730&amp;id_soort=132" TargetMode="External"/><Relationship Id="rId157" Type="http://schemas.openxmlformats.org/officeDocument/2006/relationships/hyperlink" Target="https://maroc.observation.org/gebied/view/136730?from=2010-01-23&amp;to=2018-12-08&amp;sp=81&amp;g=" TargetMode="External"/><Relationship Id="rId178" Type="http://schemas.openxmlformats.org/officeDocument/2006/relationships/hyperlink" Target="https://maroc.observation.org/monitoring.php?id_gebied=136730&amp;id_soort=276" TargetMode="External"/><Relationship Id="rId301" Type="http://schemas.openxmlformats.org/officeDocument/2006/relationships/hyperlink" Target="https://maroc.observation.org/soort/stats/210?area=136730" TargetMode="External"/><Relationship Id="rId322" Type="http://schemas.openxmlformats.org/officeDocument/2006/relationships/hyperlink" Target="https://maroc.observation.org/monitoring.php?id_gebied=136730&amp;id_soort=84" TargetMode="External"/><Relationship Id="rId343" Type="http://schemas.openxmlformats.org/officeDocument/2006/relationships/hyperlink" Target="https://maroc.observation.org/gebied/view/136730?from=2012-05-13&amp;to=2018-12-08&amp;sp=368&amp;g=" TargetMode="External"/><Relationship Id="rId364" Type="http://schemas.openxmlformats.org/officeDocument/2006/relationships/hyperlink" Target="https://maroc.observation.org/soort/stats/762?area=136730" TargetMode="External"/><Relationship Id="rId550" Type="http://schemas.openxmlformats.org/officeDocument/2006/relationships/hyperlink" Target="https://maroc.observation.org/gebied/view/136730?from=2013-10-06&amp;to=2018-12-08&amp;sp=1151&amp;g=" TargetMode="External"/><Relationship Id="rId61" Type="http://schemas.openxmlformats.org/officeDocument/2006/relationships/hyperlink" Target="https://maroc.observation.org/gebied/photos/136730?from=2010-01-23&amp;to=2018-12-08&amp;sp=782&amp;_popup=1" TargetMode="External"/><Relationship Id="rId82" Type="http://schemas.openxmlformats.org/officeDocument/2006/relationships/hyperlink" Target="https://maroc.observation.org/soort/stats/287?area=136730" TargetMode="External"/><Relationship Id="rId199" Type="http://schemas.openxmlformats.org/officeDocument/2006/relationships/hyperlink" Target="https://maroc.observation.org/gebied/photos/136730?from=2010-01-23&amp;to=2018-12-08&amp;sp=149&amp;_popup=1" TargetMode="External"/><Relationship Id="rId203" Type="http://schemas.openxmlformats.org/officeDocument/2006/relationships/hyperlink" Target="https://maroc.observation.org/gebied/photos/136730?from=2012-04-01&amp;to=2018-12-08&amp;sp=21&amp;_popup=1" TargetMode="External"/><Relationship Id="rId385" Type="http://schemas.openxmlformats.org/officeDocument/2006/relationships/hyperlink" Target="https://maroc.observation.org/monitoring.php?id_gebied=136730&amp;id_soort=964" TargetMode="External"/><Relationship Id="rId571" Type="http://schemas.openxmlformats.org/officeDocument/2006/relationships/hyperlink" Target="https://maroc.observation.org/monitoring.php?id_gebied=136730&amp;id_soort=20601" TargetMode="External"/><Relationship Id="rId592" Type="http://schemas.openxmlformats.org/officeDocument/2006/relationships/hyperlink" Target="https://maroc.observation.org/soort/stats/295?area=136730" TargetMode="External"/><Relationship Id="rId606" Type="http://schemas.openxmlformats.org/officeDocument/2006/relationships/hyperlink" Target="https://maroc.observation.org/gebied/view/136730?from=2010-01-23&amp;to=2018-12-08&amp;sp=45&amp;g=" TargetMode="External"/><Relationship Id="rId627" Type="http://schemas.openxmlformats.org/officeDocument/2006/relationships/hyperlink" Target="https://maroc.observation.org/soort/stats/756?area=136730" TargetMode="External"/><Relationship Id="rId648" Type="http://schemas.openxmlformats.org/officeDocument/2006/relationships/hyperlink" Target="https://maroc.observation.org/monitoring.php?id_gebied=136730&amp;id_soort=193" TargetMode="External"/><Relationship Id="rId669" Type="http://schemas.openxmlformats.org/officeDocument/2006/relationships/hyperlink" Target="https://maroc.observation.org/monitoring.php?id_gebied=136730&amp;id_soort=57" TargetMode="External"/><Relationship Id="rId19" Type="http://schemas.openxmlformats.org/officeDocument/2006/relationships/hyperlink" Target="http://www.go-south.org/wp-content/uploads/2017/09/gsb_14_193-204.pdf" TargetMode="External"/><Relationship Id="rId224" Type="http://schemas.openxmlformats.org/officeDocument/2006/relationships/hyperlink" Target="https://maroc.observation.org/monitoring.php?id_gebied=136730&amp;id_soort=206" TargetMode="External"/><Relationship Id="rId245" Type="http://schemas.openxmlformats.org/officeDocument/2006/relationships/hyperlink" Target="https://maroc.observation.org/monitoring.php?id_gebied=136730&amp;id_soort=170" TargetMode="External"/><Relationship Id="rId266" Type="http://schemas.openxmlformats.org/officeDocument/2006/relationships/hyperlink" Target="https://maroc.observation.org/gebied/view/136730?from=2011-09-20&amp;to=2018-12-08&amp;sp=83&amp;g=" TargetMode="External"/><Relationship Id="rId287" Type="http://schemas.openxmlformats.org/officeDocument/2006/relationships/hyperlink" Target="https://maroc.observation.org/gebied/view/136730?from=2010-01-23&amp;to=2018-12-08&amp;sp=154&amp;g=" TargetMode="External"/><Relationship Id="rId410" Type="http://schemas.openxmlformats.org/officeDocument/2006/relationships/hyperlink" Target="https://maroc.observation.org/gebied/view/136730?from=2012-06-10&amp;to=2018-12-08&amp;sp=97&amp;g=" TargetMode="External"/><Relationship Id="rId431" Type="http://schemas.openxmlformats.org/officeDocument/2006/relationships/hyperlink" Target="https://maroc.observation.org/gebied/view/136730?from=2012-02-19&amp;to=2018-12-08&amp;sp=38&amp;g=" TargetMode="External"/><Relationship Id="rId452" Type="http://schemas.openxmlformats.org/officeDocument/2006/relationships/hyperlink" Target="https://maroc.observation.org/soort/stats/53?area=136730" TargetMode="External"/><Relationship Id="rId473" Type="http://schemas.openxmlformats.org/officeDocument/2006/relationships/hyperlink" Target="https://maroc.observation.org/gebied/photos/136730?from=2012-03-03&amp;to=2018-12-08&amp;sp=41&amp;_popup=1" TargetMode="External"/><Relationship Id="rId494" Type="http://schemas.openxmlformats.org/officeDocument/2006/relationships/hyperlink" Target="https://maroc.observation.org/gebied/view/136730?from=2012-04-29&amp;to=2018-12-08&amp;sp=123&amp;g=" TargetMode="External"/><Relationship Id="rId508" Type="http://schemas.openxmlformats.org/officeDocument/2006/relationships/hyperlink" Target="https://maroc.observation.org/soort/stats/89?area=136730" TargetMode="External"/><Relationship Id="rId529" Type="http://schemas.openxmlformats.org/officeDocument/2006/relationships/hyperlink" Target="https://maroc.observation.org/monitoring.php?id_gebied=136730&amp;id_soort=130" TargetMode="External"/><Relationship Id="rId30" Type="http://schemas.openxmlformats.org/officeDocument/2006/relationships/image" Target="media/image7.png"/><Relationship Id="rId105" Type="http://schemas.openxmlformats.org/officeDocument/2006/relationships/hyperlink" Target="https://maroc.observation.org/gebied/photos/136730?from=2012-02-05&amp;to=2018-12-08&amp;sp=8&amp;_popup=1" TargetMode="External"/><Relationship Id="rId126" Type="http://schemas.openxmlformats.org/officeDocument/2006/relationships/hyperlink" Target="https://maroc.observation.org/monitoring.php?id_gebied=136730&amp;id_soort=64" TargetMode="External"/><Relationship Id="rId147" Type="http://schemas.openxmlformats.org/officeDocument/2006/relationships/hyperlink" Target="https://maroc.observation.org/gebied/view/136730?from=2012-06-10&amp;to=2018-12-08&amp;sp=1385&amp;g=" TargetMode="External"/><Relationship Id="rId168" Type="http://schemas.openxmlformats.org/officeDocument/2006/relationships/hyperlink" Target="https://maroc.observation.org/gebied/photos/136730?from=2013-11-16&amp;to=2018-12-08&amp;sp=348&amp;_popup=1" TargetMode="External"/><Relationship Id="rId312" Type="http://schemas.openxmlformats.org/officeDocument/2006/relationships/hyperlink" Target="https://maroc.observation.org/monitoring.php?id_gebied=136730&amp;id_soort=241" TargetMode="External"/><Relationship Id="rId333" Type="http://schemas.openxmlformats.org/officeDocument/2006/relationships/hyperlink" Target="https://maroc.observation.org/gebied/view/136730?from=2013-11-16&amp;to=2018-12-08&amp;sp=933&amp;g=" TargetMode="External"/><Relationship Id="rId354" Type="http://schemas.openxmlformats.org/officeDocument/2006/relationships/hyperlink" Target="https://maroc.observation.org/soort/stats/28?area=136730" TargetMode="External"/><Relationship Id="rId540" Type="http://schemas.openxmlformats.org/officeDocument/2006/relationships/hyperlink" Target="https://maroc.observation.org/gebied/view/136730?from=2010-01-23&amp;to=2018-12-08&amp;sp=1111&amp;g=" TargetMode="External"/><Relationship Id="rId51" Type="http://schemas.openxmlformats.org/officeDocument/2006/relationships/hyperlink" Target="https://maroc.observation.org/soort/stats/198?area=136730" TargetMode="External"/><Relationship Id="rId72" Type="http://schemas.openxmlformats.org/officeDocument/2006/relationships/hyperlink" Target="https://maroc.observation.org/gebied/photos/136730?from=2013-04-01&amp;to=2018-12-08&amp;sp=772&amp;_popup=1" TargetMode="External"/><Relationship Id="rId93" Type="http://schemas.openxmlformats.org/officeDocument/2006/relationships/hyperlink" Target="https://maroc.observation.org/monitoring.php?id_gebied=136730&amp;id_soort=1401" TargetMode="External"/><Relationship Id="rId189" Type="http://schemas.openxmlformats.org/officeDocument/2006/relationships/hyperlink" Target="https://maroc.observation.org/soort/stats/21006?area=136730" TargetMode="External"/><Relationship Id="rId375" Type="http://schemas.openxmlformats.org/officeDocument/2006/relationships/hyperlink" Target="https://maroc.observation.org/monitoring.php?id_gebied=136730&amp;id_soort=120" TargetMode="External"/><Relationship Id="rId396" Type="http://schemas.openxmlformats.org/officeDocument/2006/relationships/hyperlink" Target="https://maroc.observation.org/gebied/photos/136730?from=2012-05-14&amp;to=2018-12-08&amp;sp=34&amp;_popup=1" TargetMode="External"/><Relationship Id="rId561" Type="http://schemas.openxmlformats.org/officeDocument/2006/relationships/hyperlink" Target="https://maroc.observation.org/monitoring.php?id_gebied=136730&amp;id_soort=1144" TargetMode="External"/><Relationship Id="rId582" Type="http://schemas.openxmlformats.org/officeDocument/2006/relationships/hyperlink" Target="https://maroc.observation.org/soort/stats/105?area=136730" TargetMode="External"/><Relationship Id="rId617" Type="http://schemas.openxmlformats.org/officeDocument/2006/relationships/hyperlink" Target="https://maroc.observation.org/monitoring.php?id_gebied=136730&amp;id_soort=122" TargetMode="External"/><Relationship Id="rId638" Type="http://schemas.openxmlformats.org/officeDocument/2006/relationships/hyperlink" Target="https://maroc.observation.org/soort/stats/103?area=136730" TargetMode="External"/><Relationship Id="rId659" Type="http://schemas.openxmlformats.org/officeDocument/2006/relationships/hyperlink" Target="https://maroc.observation.org/monitoring.php?id_gebied=136730&amp;id_soort=162" TargetMode="External"/><Relationship Id="rId3" Type="http://schemas.openxmlformats.org/officeDocument/2006/relationships/styles" Target="styles.xml"/><Relationship Id="rId214" Type="http://schemas.openxmlformats.org/officeDocument/2006/relationships/hyperlink" Target="https://maroc.observation.org/soort/stats/20?area=136730" TargetMode="External"/><Relationship Id="rId235" Type="http://schemas.openxmlformats.org/officeDocument/2006/relationships/hyperlink" Target="https://maroc.observation.org/soort/stats/23?area=136730" TargetMode="External"/><Relationship Id="rId256" Type="http://schemas.openxmlformats.org/officeDocument/2006/relationships/hyperlink" Target="https://maroc.observation.org/monitoring.php?id_gebied=136730&amp;id_soort=125" TargetMode="External"/><Relationship Id="rId277" Type="http://schemas.openxmlformats.org/officeDocument/2006/relationships/hyperlink" Target="https://maroc.observation.org/soort/stats/370?area=136730" TargetMode="External"/><Relationship Id="rId298" Type="http://schemas.openxmlformats.org/officeDocument/2006/relationships/hyperlink" Target="https://maroc.observation.org/soort/stats/76?area=136730" TargetMode="External"/><Relationship Id="rId400" Type="http://schemas.openxmlformats.org/officeDocument/2006/relationships/hyperlink" Target="https://maroc.observation.org/gebied/photos/136730?from=2017-09-30&amp;to=2018-12-08&amp;sp=35&amp;_popup=1" TargetMode="External"/><Relationship Id="rId421" Type="http://schemas.openxmlformats.org/officeDocument/2006/relationships/hyperlink" Target="https://maroc.observation.org/gebied/view/136730?from=2018-04-06&amp;to=2018-12-08&amp;sp=323&amp;g=" TargetMode="External"/><Relationship Id="rId442" Type="http://schemas.openxmlformats.org/officeDocument/2006/relationships/hyperlink" Target="https://maroc.observation.org/gebied/view/136730?from=2014-01-19&amp;to=2018-12-08&amp;sp=289&amp;g=" TargetMode="External"/><Relationship Id="rId463" Type="http://schemas.openxmlformats.org/officeDocument/2006/relationships/hyperlink" Target="https://maroc.observation.org/gebied/view/136730?from=2015-11-20&amp;to=2018-12-08&amp;sp=79289&amp;g=" TargetMode="External"/><Relationship Id="rId484" Type="http://schemas.openxmlformats.org/officeDocument/2006/relationships/hyperlink" Target="https://maroc.observation.org/soort/stats/76691?area=136730" TargetMode="External"/><Relationship Id="rId519" Type="http://schemas.openxmlformats.org/officeDocument/2006/relationships/hyperlink" Target="https://maroc.observation.org/monitoring.php?id_gebied=136730&amp;id_soort=49" TargetMode="External"/><Relationship Id="rId670" Type="http://schemas.openxmlformats.org/officeDocument/2006/relationships/hyperlink" Target="https://maroc.observation.org/gebied/view/136730?from=2012-04-03&amp;to=2018-12-08&amp;sp=78394&amp;g=" TargetMode="External"/><Relationship Id="rId116" Type="http://schemas.openxmlformats.org/officeDocument/2006/relationships/hyperlink" Target="https://maroc.observation.org/gebied/view/136730?from=2012-04-25&amp;to=2018-12-08&amp;sp=309&amp;g=" TargetMode="External"/><Relationship Id="rId137" Type="http://schemas.openxmlformats.org/officeDocument/2006/relationships/hyperlink" Target="https://maroc.observation.org/gebied/view/136730?from=2017-05-28&amp;to=2018-12-08&amp;sp=73453&amp;g=" TargetMode="External"/><Relationship Id="rId158" Type="http://schemas.openxmlformats.org/officeDocument/2006/relationships/hyperlink" Target="https://maroc.observation.org/gebied/photos/136730?from=2010-01-23&amp;to=2018-12-08&amp;sp=81&amp;_popup=1" TargetMode="External"/><Relationship Id="rId302" Type="http://schemas.openxmlformats.org/officeDocument/2006/relationships/hyperlink" Target="https://maroc.observation.org/monitoring.php?id_gebied=136730&amp;id_soort=210" TargetMode="External"/><Relationship Id="rId323" Type="http://schemas.openxmlformats.org/officeDocument/2006/relationships/hyperlink" Target="https://maroc.observation.org/gebied/view/136730?from=2012-03-03&amp;to=2018-12-08&amp;sp=221&amp;g=" TargetMode="External"/><Relationship Id="rId344" Type="http://schemas.openxmlformats.org/officeDocument/2006/relationships/hyperlink" Target="https://maroc.observation.org/soort/stats/368?area=136730" TargetMode="External"/><Relationship Id="rId530" Type="http://schemas.openxmlformats.org/officeDocument/2006/relationships/hyperlink" Target="https://maroc.observation.org/gebied/view/136730?from=2017-06-13&amp;to=2018-12-08&amp;sp=77164&amp;g=" TargetMode="External"/><Relationship Id="rId20" Type="http://schemas.openxmlformats.org/officeDocument/2006/relationships/hyperlink" Target="https://morocco.observation.org/gebied/view/136730?from=2016-08-21&amp;to=2018-02-01&amp;sp=557682&amp;g=" TargetMode="External"/><Relationship Id="rId41" Type="http://schemas.openxmlformats.org/officeDocument/2006/relationships/hyperlink" Target="https://maroc.observation.org/monitoring.php?id_gebied=136730&amp;id_soort=175" TargetMode="External"/><Relationship Id="rId62" Type="http://schemas.openxmlformats.org/officeDocument/2006/relationships/hyperlink" Target="https://maroc.observation.org/soort/stats/782?area=136730" TargetMode="External"/><Relationship Id="rId83" Type="http://schemas.openxmlformats.org/officeDocument/2006/relationships/hyperlink" Target="https://maroc.observation.org/monitoring.php?id_gebied=136730&amp;id_soort=287" TargetMode="External"/><Relationship Id="rId179" Type="http://schemas.openxmlformats.org/officeDocument/2006/relationships/hyperlink" Target="https://maroc.observation.org/gebied/view/136730?from=2017-12-23&amp;to=2018-12-08&amp;sp=277&amp;g=" TargetMode="External"/><Relationship Id="rId365" Type="http://schemas.openxmlformats.org/officeDocument/2006/relationships/hyperlink" Target="https://maroc.observation.org/monitoring.php?id_gebied=136730&amp;id_soort=762" TargetMode="External"/><Relationship Id="rId386" Type="http://schemas.openxmlformats.org/officeDocument/2006/relationships/hyperlink" Target="https://maroc.observation.org/gebied/view/136730?from=2015-02-21&amp;to=2018-12-08&amp;sp=966&amp;g=" TargetMode="External"/><Relationship Id="rId551" Type="http://schemas.openxmlformats.org/officeDocument/2006/relationships/hyperlink" Target="https://maroc.observation.org/soort/stats/1151?area=136730" TargetMode="External"/><Relationship Id="rId572" Type="http://schemas.openxmlformats.org/officeDocument/2006/relationships/hyperlink" Target="https://maroc.observation.org/gebied/view/136730?from=2012-02-05&amp;to=2018-12-08&amp;sp=150&amp;g=" TargetMode="External"/><Relationship Id="rId593" Type="http://schemas.openxmlformats.org/officeDocument/2006/relationships/hyperlink" Target="https://maroc.observation.org/monitoring.php?id_gebied=136730&amp;id_soort=295" TargetMode="External"/><Relationship Id="rId607" Type="http://schemas.openxmlformats.org/officeDocument/2006/relationships/hyperlink" Target="https://maroc.observation.org/soort/stats/45?area=136730" TargetMode="External"/><Relationship Id="rId628" Type="http://schemas.openxmlformats.org/officeDocument/2006/relationships/hyperlink" Target="https://maroc.observation.org/monitoring.php?id_gebied=136730&amp;id_soort=756" TargetMode="External"/><Relationship Id="rId649" Type="http://schemas.openxmlformats.org/officeDocument/2006/relationships/hyperlink" Target="https://maroc.observation.org/gebied/view/136730?from=2012-03-03&amp;to=2018-12-08&amp;sp=261771&amp;g=" TargetMode="External"/><Relationship Id="rId190" Type="http://schemas.openxmlformats.org/officeDocument/2006/relationships/hyperlink" Target="https://maroc.observation.org/monitoring.php?id_gebied=136730&amp;id_soort=21006" TargetMode="External"/><Relationship Id="rId204" Type="http://schemas.openxmlformats.org/officeDocument/2006/relationships/hyperlink" Target="https://maroc.observation.org/soort/stats/21?area=136730" TargetMode="External"/><Relationship Id="rId225" Type="http://schemas.openxmlformats.org/officeDocument/2006/relationships/hyperlink" Target="https://maroc.observation.org/gebied/view/136730?from=2011-09-20&amp;to=2018-12-08&amp;sp=22&amp;g=" TargetMode="External"/><Relationship Id="rId246" Type="http://schemas.openxmlformats.org/officeDocument/2006/relationships/hyperlink" Target="https://maroc.observation.org/gebied/view/136730?from=2011-12-24&amp;to=2018-12-08&amp;sp=26&amp;g=" TargetMode="External"/><Relationship Id="rId267" Type="http://schemas.openxmlformats.org/officeDocument/2006/relationships/hyperlink" Target="https://maroc.observation.org/gebied/photos/136730?from=2011-09-20&amp;to=2018-12-08&amp;sp=83&amp;_popup=1" TargetMode="External"/><Relationship Id="rId288" Type="http://schemas.openxmlformats.org/officeDocument/2006/relationships/hyperlink" Target="https://maroc.observation.org/soort/stats/154?area=136730" TargetMode="External"/><Relationship Id="rId411" Type="http://schemas.openxmlformats.org/officeDocument/2006/relationships/hyperlink" Target="https://maroc.observation.org/soort/stats/97?area=136730" TargetMode="External"/><Relationship Id="rId432" Type="http://schemas.openxmlformats.org/officeDocument/2006/relationships/hyperlink" Target="https://maroc.observation.org/gebied/photos/136730?from=2012-02-19&amp;to=2018-12-08&amp;sp=38&amp;_popup=1" TargetMode="External"/><Relationship Id="rId453" Type="http://schemas.openxmlformats.org/officeDocument/2006/relationships/hyperlink" Target="https://maroc.observation.org/monitoring.php?id_gebied=136730&amp;id_soort=53" TargetMode="External"/><Relationship Id="rId474" Type="http://schemas.openxmlformats.org/officeDocument/2006/relationships/hyperlink" Target="https://maroc.observation.org/soort/stats/41?area=136730" TargetMode="External"/><Relationship Id="rId509" Type="http://schemas.openxmlformats.org/officeDocument/2006/relationships/hyperlink" Target="https://maroc.observation.org/monitoring.php?id_gebied=136730&amp;id_soort=89" TargetMode="External"/><Relationship Id="rId660" Type="http://schemas.openxmlformats.org/officeDocument/2006/relationships/hyperlink" Target="https://maroc.observation.org/gebied/view/136730?from=2012-07-14&amp;to=2018-12-08&amp;sp=248&amp;g=" TargetMode="External"/><Relationship Id="rId106" Type="http://schemas.openxmlformats.org/officeDocument/2006/relationships/hyperlink" Target="https://maroc.observation.org/soort/stats/8?area=136730" TargetMode="External"/><Relationship Id="rId127" Type="http://schemas.openxmlformats.org/officeDocument/2006/relationships/hyperlink" Target="https://maroc.observation.org/gebied/view/136730?from=2012-06-17&amp;to=2018-12-08&amp;sp=6&amp;g=" TargetMode="External"/><Relationship Id="rId313" Type="http://schemas.openxmlformats.org/officeDocument/2006/relationships/hyperlink" Target="https://maroc.observation.org/gebied/view/136730?from=2013-10-18&amp;to=2018-12-08&amp;sp=19286&amp;g=" TargetMode="External"/><Relationship Id="rId495" Type="http://schemas.openxmlformats.org/officeDocument/2006/relationships/hyperlink" Target="https://maroc.observation.org/soort/stats/123?area=136730" TargetMode="External"/><Relationship Id="rId10" Type="http://schemas.openxmlformats.org/officeDocument/2006/relationships/hyperlink" Target="http://www.go-south.org/wp-content/uploads/2018/03/gsb_15_49-52.pdf" TargetMode="External"/><Relationship Id="rId31" Type="http://schemas.openxmlformats.org/officeDocument/2006/relationships/hyperlink" Target="https://maroc.observation.org/gebied/view/136730?from=2013-10-13&amp;to=2018-12-08&amp;sp=355&amp;g=" TargetMode="External"/><Relationship Id="rId52" Type="http://schemas.openxmlformats.org/officeDocument/2006/relationships/hyperlink" Target="https://maroc.observation.org/monitoring.php?id_gebied=136730&amp;id_soort=198" TargetMode="External"/><Relationship Id="rId73" Type="http://schemas.openxmlformats.org/officeDocument/2006/relationships/hyperlink" Target="https://maroc.observation.org/soort/stats/772?area=136730" TargetMode="External"/><Relationship Id="rId94" Type="http://schemas.openxmlformats.org/officeDocument/2006/relationships/hyperlink" Target="https://maroc.observation.org/gebied/view/136730?from=2017-02-18&amp;to=2018-12-08&amp;sp=362&amp;g=" TargetMode="External"/><Relationship Id="rId148" Type="http://schemas.openxmlformats.org/officeDocument/2006/relationships/hyperlink" Target="https://maroc.observation.org/gebied/photos/136730?from=2012-06-10&amp;to=2018-12-08&amp;sp=1385&amp;_popup=1" TargetMode="External"/><Relationship Id="rId169" Type="http://schemas.openxmlformats.org/officeDocument/2006/relationships/hyperlink" Target="https://maroc.observation.org/soort/stats/348?area=136730" TargetMode="External"/><Relationship Id="rId334" Type="http://schemas.openxmlformats.org/officeDocument/2006/relationships/hyperlink" Target="https://maroc.observation.org/gebied/photos/136730?from=2013-11-16&amp;to=2018-12-08&amp;sp=933&amp;_popup=1" TargetMode="External"/><Relationship Id="rId355" Type="http://schemas.openxmlformats.org/officeDocument/2006/relationships/hyperlink" Target="https://maroc.observation.org/monitoring.php?id_gebied=136730&amp;id_soort=28" TargetMode="External"/><Relationship Id="rId376" Type="http://schemas.openxmlformats.org/officeDocument/2006/relationships/hyperlink" Target="https://maroc.observation.org/gebied/view/136730?from=2012-04-25&amp;to=2018-12-08&amp;sp=342&amp;g=" TargetMode="External"/><Relationship Id="rId397" Type="http://schemas.openxmlformats.org/officeDocument/2006/relationships/hyperlink" Target="https://maroc.observation.org/soort/stats/34?area=136730" TargetMode="External"/><Relationship Id="rId520" Type="http://schemas.openxmlformats.org/officeDocument/2006/relationships/hyperlink" Target="https://maroc.observation.org/gebied/view/136730?from=2017-02-18&amp;to=2018-12-08&amp;sp=77160&amp;g=" TargetMode="External"/><Relationship Id="rId541" Type="http://schemas.openxmlformats.org/officeDocument/2006/relationships/hyperlink" Target="https://maroc.observation.org/gebied/photos/136730?from=2010-01-23&amp;to=2018-12-08&amp;sp=1111&amp;_popup=1" TargetMode="External"/><Relationship Id="rId562" Type="http://schemas.openxmlformats.org/officeDocument/2006/relationships/hyperlink" Target="https://maroc.observation.org/gebied/view/136730?from=2011-12-24&amp;to=2018-12-08&amp;sp=1534&amp;g=" TargetMode="External"/><Relationship Id="rId583" Type="http://schemas.openxmlformats.org/officeDocument/2006/relationships/hyperlink" Target="https://maroc.observation.org/monitoring.php?id_gebied=136730&amp;id_soort=105" TargetMode="External"/><Relationship Id="rId618" Type="http://schemas.openxmlformats.org/officeDocument/2006/relationships/hyperlink" Target="https://maroc.observation.org/gebied/view/136730?from=2013-02-09&amp;to=2018-12-08&amp;sp=1579&amp;g=" TargetMode="External"/><Relationship Id="rId639" Type="http://schemas.openxmlformats.org/officeDocument/2006/relationships/hyperlink" Target="https://maroc.observation.org/monitoring.php?id_gebied=136730&amp;id_soort=103" TargetMode="External"/><Relationship Id="rId4" Type="http://schemas.openxmlformats.org/officeDocument/2006/relationships/settings" Target="settings.xml"/><Relationship Id="rId180" Type="http://schemas.openxmlformats.org/officeDocument/2006/relationships/hyperlink" Target="https://maroc.observation.org/gebied/photos/136730?from=2017-12-23&amp;to=2018-12-08&amp;sp=277&amp;_popup=1" TargetMode="External"/><Relationship Id="rId215" Type="http://schemas.openxmlformats.org/officeDocument/2006/relationships/hyperlink" Target="https://maroc.observation.org/monitoring.php?id_gebied=136730&amp;id_soort=20" TargetMode="External"/><Relationship Id="rId236" Type="http://schemas.openxmlformats.org/officeDocument/2006/relationships/hyperlink" Target="https://maroc.observation.org/monitoring.php?id_gebied=136730&amp;id_soort=23" TargetMode="External"/><Relationship Id="rId257" Type="http://schemas.openxmlformats.org/officeDocument/2006/relationships/hyperlink" Target="https://maroc.observation.org/gebied/view/136730?from=2011-12-24&amp;to=2018-12-08&amp;sp=24&amp;g=" TargetMode="External"/><Relationship Id="rId278" Type="http://schemas.openxmlformats.org/officeDocument/2006/relationships/hyperlink" Target="https://maroc.observation.org/monitoring.php?id_gebied=136730&amp;id_soort=370" TargetMode="External"/><Relationship Id="rId401" Type="http://schemas.openxmlformats.org/officeDocument/2006/relationships/hyperlink" Target="https://maroc.observation.org/soort/stats/35?area=136730" TargetMode="External"/><Relationship Id="rId422" Type="http://schemas.openxmlformats.org/officeDocument/2006/relationships/hyperlink" Target="https://maroc.observation.org/soort/stats/323?area=136730" TargetMode="External"/><Relationship Id="rId443" Type="http://schemas.openxmlformats.org/officeDocument/2006/relationships/hyperlink" Target="https://maroc.observation.org/soort/stats/289?area=136730" TargetMode="External"/><Relationship Id="rId464" Type="http://schemas.openxmlformats.org/officeDocument/2006/relationships/hyperlink" Target="https://maroc.observation.org/soort/stats/79289?area=136730" TargetMode="External"/><Relationship Id="rId650" Type="http://schemas.openxmlformats.org/officeDocument/2006/relationships/hyperlink" Target="https://maroc.observation.org/soort/stats/261771?area=136730" TargetMode="External"/><Relationship Id="rId303" Type="http://schemas.openxmlformats.org/officeDocument/2006/relationships/hyperlink" Target="https://maroc.observation.org/gebied/view/136730?from=2012-04-08&amp;to=2018-12-08&amp;sp=108&amp;g=" TargetMode="External"/><Relationship Id="rId485" Type="http://schemas.openxmlformats.org/officeDocument/2006/relationships/hyperlink" Target="https://maroc.observation.org/monitoring.php?id_gebied=136730&amp;id_soort=76691" TargetMode="External"/><Relationship Id="rId42" Type="http://schemas.openxmlformats.org/officeDocument/2006/relationships/hyperlink" Target="https://maroc.observation.org/gebied/view/136730?from=2012-05-05&amp;to=2018-12-08&amp;sp=142&amp;g=" TargetMode="External"/><Relationship Id="rId84" Type="http://schemas.openxmlformats.org/officeDocument/2006/relationships/hyperlink" Target="https://maroc.observation.org/gebied/view/136730?from=2018-08-19&amp;to=2018-12-08&amp;sp=824&amp;g=" TargetMode="External"/><Relationship Id="rId138" Type="http://schemas.openxmlformats.org/officeDocument/2006/relationships/hyperlink" Target="https://maroc.observation.org/gebied/photos/136730?from=2017-05-28&amp;to=2018-12-08&amp;sp=73453&amp;_popup=1" TargetMode="External"/><Relationship Id="rId345" Type="http://schemas.openxmlformats.org/officeDocument/2006/relationships/hyperlink" Target="https://maroc.observation.org/monitoring.php?id_gebied=136730&amp;id_soort=368" TargetMode="External"/><Relationship Id="rId387" Type="http://schemas.openxmlformats.org/officeDocument/2006/relationships/hyperlink" Target="https://maroc.observation.org/soort/stats/966?area=136730" TargetMode="External"/><Relationship Id="rId510" Type="http://schemas.openxmlformats.org/officeDocument/2006/relationships/hyperlink" Target="https://maroc.observation.org/gebied/view/136730?from=2011-11-09&amp;to=2018-12-08&amp;sp=186&amp;g=" TargetMode="External"/><Relationship Id="rId552" Type="http://schemas.openxmlformats.org/officeDocument/2006/relationships/hyperlink" Target="https://maroc.observation.org/monitoring.php?id_gebied=136730&amp;id_soort=1151" TargetMode="External"/><Relationship Id="rId594" Type="http://schemas.openxmlformats.org/officeDocument/2006/relationships/hyperlink" Target="https://maroc.observation.org/gebied/view/136730?from=2012-09-29&amp;to=2018-12-08&amp;sp=69&amp;g=" TargetMode="External"/><Relationship Id="rId608" Type="http://schemas.openxmlformats.org/officeDocument/2006/relationships/hyperlink" Target="https://maroc.observation.org/monitoring.php?id_gebied=136730&amp;id_soort=45" TargetMode="External"/><Relationship Id="rId191" Type="http://schemas.openxmlformats.org/officeDocument/2006/relationships/hyperlink" Target="https://maroc.observation.org/gebied/view/136730?from=2011-12-24&amp;to=2018-12-08&amp;sp=195&amp;g=" TargetMode="External"/><Relationship Id="rId205" Type="http://schemas.openxmlformats.org/officeDocument/2006/relationships/hyperlink" Target="https://maroc.observation.org/monitoring.php?id_gebied=136730&amp;id_soort=21" TargetMode="External"/><Relationship Id="rId247" Type="http://schemas.openxmlformats.org/officeDocument/2006/relationships/hyperlink" Target="https://maroc.observation.org/gebied/photos/136730?from=2011-12-24&amp;to=2018-12-08&amp;sp=26&amp;_popup=1" TargetMode="External"/><Relationship Id="rId412" Type="http://schemas.openxmlformats.org/officeDocument/2006/relationships/hyperlink" Target="https://maroc.observation.org/monitoring.php?id_gebied=136730&amp;id_soort=97" TargetMode="External"/><Relationship Id="rId107" Type="http://schemas.openxmlformats.org/officeDocument/2006/relationships/hyperlink" Target="https://maroc.observation.org/monitoring.php?id_gebied=136730&amp;id_soort=8" TargetMode="External"/><Relationship Id="rId289" Type="http://schemas.openxmlformats.org/officeDocument/2006/relationships/hyperlink" Target="https://maroc.observation.org/monitoring.php?id_gebied=136730&amp;id_soort=154" TargetMode="External"/><Relationship Id="rId454" Type="http://schemas.openxmlformats.org/officeDocument/2006/relationships/hyperlink" Target="https://maroc.observation.org/gebied/view/136730?from=2012-05-13&amp;to=2018-12-08&amp;sp=350&amp;g=" TargetMode="External"/><Relationship Id="rId496" Type="http://schemas.openxmlformats.org/officeDocument/2006/relationships/hyperlink" Target="https://maroc.observation.org/monitoring.php?id_gebied=136730&amp;id_soort=123" TargetMode="External"/><Relationship Id="rId661" Type="http://schemas.openxmlformats.org/officeDocument/2006/relationships/hyperlink" Target="https://maroc.observation.org/gebied/photos/136730?from=2012-07-14&amp;to=2018-12-08&amp;sp=248&amp;_popup=1" TargetMode="External"/><Relationship Id="rId11" Type="http://schemas.openxmlformats.org/officeDocument/2006/relationships/hyperlink" Target="http://www.go-south.org/wp-content/uploads/2018/03/gsb_15_49-52.pdf" TargetMode="External"/><Relationship Id="rId53" Type="http://schemas.openxmlformats.org/officeDocument/2006/relationships/hyperlink" Target="https://maroc.observation.org/gebied/view/136730?from=2011-12-24&amp;to=2018-12-08&amp;sp=160&amp;g=" TargetMode="External"/><Relationship Id="rId149" Type="http://schemas.openxmlformats.org/officeDocument/2006/relationships/hyperlink" Target="https://maroc.observation.org/soort/stats/1385?area=136730" TargetMode="External"/><Relationship Id="rId314" Type="http://schemas.openxmlformats.org/officeDocument/2006/relationships/hyperlink" Target="https://maroc.observation.org/soort/stats/19286?area=136730" TargetMode="External"/><Relationship Id="rId356" Type="http://schemas.openxmlformats.org/officeDocument/2006/relationships/hyperlink" Target="https://maroc.observation.org/gebied/view/136730?from=2012-04-25&amp;to=2018-12-08&amp;sp=31&amp;g=" TargetMode="External"/><Relationship Id="rId398" Type="http://schemas.openxmlformats.org/officeDocument/2006/relationships/hyperlink" Target="https://maroc.observation.org/monitoring.php?id_gebied=136730&amp;id_soort=34" TargetMode="External"/><Relationship Id="rId521" Type="http://schemas.openxmlformats.org/officeDocument/2006/relationships/hyperlink" Target="https://maroc.observation.org/soort/stats/77160?area=136730" TargetMode="External"/><Relationship Id="rId563" Type="http://schemas.openxmlformats.org/officeDocument/2006/relationships/hyperlink" Target="https://maroc.observation.org/gebied/photos/136730?from=2011-12-24&amp;to=2018-12-08&amp;sp=1534&amp;_popup=1" TargetMode="External"/><Relationship Id="rId619" Type="http://schemas.openxmlformats.org/officeDocument/2006/relationships/hyperlink" Target="https://maroc.observation.org/gebied/photos/136730?from=2013-02-09&amp;to=2018-12-08&amp;sp=1579&amp;_popup=1" TargetMode="External"/><Relationship Id="rId95" Type="http://schemas.openxmlformats.org/officeDocument/2006/relationships/hyperlink" Target="https://maroc.observation.org/soort/stats/362?area=136730" TargetMode="External"/><Relationship Id="rId160" Type="http://schemas.openxmlformats.org/officeDocument/2006/relationships/hyperlink" Target="https://maroc.observation.org/monitoring.php?id_gebied=136730&amp;id_soort=81" TargetMode="External"/><Relationship Id="rId216" Type="http://schemas.openxmlformats.org/officeDocument/2006/relationships/hyperlink" Target="https://maroc.observation.org/gebied/view/136730?from=2015-01-18&amp;to=2018-12-08&amp;sp=129&amp;g=" TargetMode="External"/><Relationship Id="rId423" Type="http://schemas.openxmlformats.org/officeDocument/2006/relationships/hyperlink" Target="https://maroc.observation.org/monitoring.php?id_gebied=136730&amp;id_soort=323" TargetMode="External"/><Relationship Id="rId258" Type="http://schemas.openxmlformats.org/officeDocument/2006/relationships/hyperlink" Target="https://maroc.observation.org/soort/stats/24?area=136730" TargetMode="External"/><Relationship Id="rId465" Type="http://schemas.openxmlformats.org/officeDocument/2006/relationships/hyperlink" Target="https://maroc.observation.org/monitoring.php?id_gebied=136730&amp;id_soort=79289" TargetMode="External"/><Relationship Id="rId630" Type="http://schemas.openxmlformats.org/officeDocument/2006/relationships/hyperlink" Target="https://maroc.observation.org/soort/stats/202?area=136730" TargetMode="External"/><Relationship Id="rId672" Type="http://schemas.openxmlformats.org/officeDocument/2006/relationships/fontTable" Target="fontTable.xml"/><Relationship Id="rId22" Type="http://schemas.openxmlformats.org/officeDocument/2006/relationships/image" Target="media/image3.png"/><Relationship Id="rId64" Type="http://schemas.openxmlformats.org/officeDocument/2006/relationships/hyperlink" Target="https://maroc.observation.org/gebied/view/136730?from=2010-01-23&amp;to=2018-12-08&amp;sp=10&amp;g=" TargetMode="External"/><Relationship Id="rId118" Type="http://schemas.openxmlformats.org/officeDocument/2006/relationships/hyperlink" Target="https://maroc.observation.org/soort/stats/309?area=136730" TargetMode="External"/><Relationship Id="rId325" Type="http://schemas.openxmlformats.org/officeDocument/2006/relationships/hyperlink" Target="https://maroc.observation.org/soort/stats/221?area=136730" TargetMode="External"/><Relationship Id="rId367" Type="http://schemas.openxmlformats.org/officeDocument/2006/relationships/hyperlink" Target="https://maroc.observation.org/gebied/photos/136730?from=2013-04-06&amp;to=2018-12-08&amp;sp=32&amp;_popup=1" TargetMode="External"/><Relationship Id="rId532" Type="http://schemas.openxmlformats.org/officeDocument/2006/relationships/hyperlink" Target="https://maroc.observation.org/monitoring.php?id_gebied=136730&amp;id_soort=77164" TargetMode="External"/><Relationship Id="rId574" Type="http://schemas.openxmlformats.org/officeDocument/2006/relationships/hyperlink" Target="https://maroc.observation.org/soort/stats/150?area=136730" TargetMode="External"/><Relationship Id="rId171" Type="http://schemas.openxmlformats.org/officeDocument/2006/relationships/hyperlink" Target="https://maroc.observation.org/gebied/view/136730?from=2017-10-15&amp;to=2018-12-08&amp;sp=18&amp;g=" TargetMode="External"/><Relationship Id="rId227" Type="http://schemas.openxmlformats.org/officeDocument/2006/relationships/hyperlink" Target="https://maroc.observation.org/soort/stats/22?area=136730" TargetMode="External"/><Relationship Id="rId269" Type="http://schemas.openxmlformats.org/officeDocument/2006/relationships/hyperlink" Target="https://maroc.observation.org/monitoring.php?id_gebied=136730&amp;id_soort=83" TargetMode="External"/><Relationship Id="rId434" Type="http://schemas.openxmlformats.org/officeDocument/2006/relationships/hyperlink" Target="https://maroc.observation.org/monitoring.php?id_gebied=136730&amp;id_soort=38" TargetMode="External"/><Relationship Id="rId476" Type="http://schemas.openxmlformats.org/officeDocument/2006/relationships/hyperlink" Target="https://maroc.observation.org/gebied/view/136730?from=2018-09-23&amp;to=2018-12-08&amp;sp=281&amp;g=" TargetMode="External"/><Relationship Id="rId641" Type="http://schemas.openxmlformats.org/officeDocument/2006/relationships/hyperlink" Target="https://maroc.observation.org/soort/stats/755?area=136730" TargetMode="External"/><Relationship Id="rId33" Type="http://schemas.openxmlformats.org/officeDocument/2006/relationships/hyperlink" Target="https://maroc.observation.org/monitoring.php?id_gebied=136730&amp;id_soort=355" TargetMode="External"/><Relationship Id="rId129" Type="http://schemas.openxmlformats.org/officeDocument/2006/relationships/hyperlink" Target="https://maroc.observation.org/soort/stats/6?area=136730" TargetMode="External"/><Relationship Id="rId280" Type="http://schemas.openxmlformats.org/officeDocument/2006/relationships/hyperlink" Target="https://maroc.observation.org/gebied/photos/136730?from=2013-11-24&amp;to=2018-12-08&amp;sp=231&amp;_popup=1" TargetMode="External"/><Relationship Id="rId336" Type="http://schemas.openxmlformats.org/officeDocument/2006/relationships/hyperlink" Target="https://maroc.observation.org/monitoring.php?id_gebied=136730&amp;id_soort=933" TargetMode="External"/><Relationship Id="rId501" Type="http://schemas.openxmlformats.org/officeDocument/2006/relationships/hyperlink" Target="https://maroc.observation.org/soort/stats/237?area=136730" TargetMode="External"/><Relationship Id="rId543" Type="http://schemas.openxmlformats.org/officeDocument/2006/relationships/hyperlink" Target="https://maroc.observation.org/monitoring.php?id_gebied=136730&amp;id_soort=1111" TargetMode="External"/><Relationship Id="rId75" Type="http://schemas.openxmlformats.org/officeDocument/2006/relationships/hyperlink" Target="https://maroc.observation.org/gebied/view/136730?from=2018-04-06&amp;to=2018-12-08&amp;sp=357&amp;g=" TargetMode="External"/><Relationship Id="rId140" Type="http://schemas.openxmlformats.org/officeDocument/2006/relationships/hyperlink" Target="https://maroc.observation.org/monitoring.php?id_gebied=136730&amp;id_soort=73453" TargetMode="External"/><Relationship Id="rId182" Type="http://schemas.openxmlformats.org/officeDocument/2006/relationships/hyperlink" Target="https://maroc.observation.org/monitoring.php?id_gebied=136730&amp;id_soort=277" TargetMode="External"/><Relationship Id="rId378" Type="http://schemas.openxmlformats.org/officeDocument/2006/relationships/hyperlink" Target="https://maroc.observation.org/monitoring.php?id_gebied=136730&amp;id_soort=342" TargetMode="External"/><Relationship Id="rId403" Type="http://schemas.openxmlformats.org/officeDocument/2006/relationships/hyperlink" Target="https://maroc.observation.org/gebied/view/136730?from=2015-05-31&amp;to=2018-12-08&amp;sp=975&amp;g=" TargetMode="External"/><Relationship Id="rId585" Type="http://schemas.openxmlformats.org/officeDocument/2006/relationships/hyperlink" Target="https://maroc.observation.org/soort/stats/168?area=136730" TargetMode="External"/><Relationship Id="rId6" Type="http://schemas.openxmlformats.org/officeDocument/2006/relationships/footnotes" Target="footnotes.xml"/><Relationship Id="rId238" Type="http://schemas.openxmlformats.org/officeDocument/2006/relationships/hyperlink" Target="https://maroc.observation.org/soort/stats/163?area=136730" TargetMode="External"/><Relationship Id="rId445" Type="http://schemas.openxmlformats.org/officeDocument/2006/relationships/hyperlink" Target="https://maroc.observation.org/gebied/view/136730?from=2012-02-29&amp;to=2018-12-08&amp;sp=325&amp;g=" TargetMode="External"/><Relationship Id="rId487" Type="http://schemas.openxmlformats.org/officeDocument/2006/relationships/hyperlink" Target="https://maroc.observation.org/gebied/photos/136730?from=2012-02-28&amp;to=2018-12-08&amp;sp=155&amp;_popup=1" TargetMode="External"/><Relationship Id="rId610" Type="http://schemas.openxmlformats.org/officeDocument/2006/relationships/hyperlink" Target="https://maroc.observation.org/soort/stats/46?area=136730" TargetMode="External"/><Relationship Id="rId652" Type="http://schemas.openxmlformats.org/officeDocument/2006/relationships/hyperlink" Target="https://maroc.observation.org/gebied/view/136730?from=2012-04-03&amp;to=2018-12-08&amp;sp=135&amp;g=" TargetMode="External"/><Relationship Id="rId291" Type="http://schemas.openxmlformats.org/officeDocument/2006/relationships/hyperlink" Target="https://maroc.observation.org/soort/stats/201?area=136730" TargetMode="External"/><Relationship Id="rId305" Type="http://schemas.openxmlformats.org/officeDocument/2006/relationships/hyperlink" Target="https://maroc.observation.org/monitoring.php?id_gebied=136730&amp;id_soort=108" TargetMode="External"/><Relationship Id="rId347" Type="http://schemas.openxmlformats.org/officeDocument/2006/relationships/hyperlink" Target="https://maroc.observation.org/soort/stats/311?area=136730" TargetMode="External"/><Relationship Id="rId512" Type="http://schemas.openxmlformats.org/officeDocument/2006/relationships/hyperlink" Target="https://maroc.observation.org/soort/stats/186?area=136730" TargetMode="External"/><Relationship Id="rId44" Type="http://schemas.openxmlformats.org/officeDocument/2006/relationships/hyperlink" Target="https://maroc.observation.org/monitoring.php?id_gebied=136730&amp;id_soort=142" TargetMode="External"/><Relationship Id="rId86" Type="http://schemas.openxmlformats.org/officeDocument/2006/relationships/hyperlink" Target="https://maroc.observation.org/monitoring.php?id_gebied=136730&amp;id_soort=824" TargetMode="External"/><Relationship Id="rId151" Type="http://schemas.openxmlformats.org/officeDocument/2006/relationships/hyperlink" Target="https://maroc.observation.org/gebied/view/136730?from=2013-10-13&amp;to=2018-12-08&amp;sp=1532&amp;g=" TargetMode="External"/><Relationship Id="rId389" Type="http://schemas.openxmlformats.org/officeDocument/2006/relationships/hyperlink" Target="https://maroc.observation.org/gebied/view/136730?from=2016-05-28&amp;to=2018-12-08&amp;sp=137&amp;g=" TargetMode="External"/><Relationship Id="rId554" Type="http://schemas.openxmlformats.org/officeDocument/2006/relationships/hyperlink" Target="https://maroc.observation.org/soort/stats/102?area=136730" TargetMode="External"/><Relationship Id="rId596" Type="http://schemas.openxmlformats.org/officeDocument/2006/relationships/hyperlink" Target="https://maroc.observation.org/monitoring.php?id_gebied=136730&amp;id_soort=69" TargetMode="External"/><Relationship Id="rId193" Type="http://schemas.openxmlformats.org/officeDocument/2006/relationships/hyperlink" Target="https://maroc.observation.org/monitoring.php?id_gebied=136730&amp;id_soort=195" TargetMode="External"/><Relationship Id="rId207" Type="http://schemas.openxmlformats.org/officeDocument/2006/relationships/hyperlink" Target="https://maroc.observation.org/soort/stats/173?area=136730" TargetMode="External"/><Relationship Id="rId249" Type="http://schemas.openxmlformats.org/officeDocument/2006/relationships/hyperlink" Target="https://maroc.observation.org/monitoring.php?id_gebied=136730&amp;id_soort=26" TargetMode="External"/><Relationship Id="rId414" Type="http://schemas.openxmlformats.org/officeDocument/2006/relationships/hyperlink" Target="https://maroc.observation.org/gebied/photos/136730?from=2012-02-05&amp;to=2018-12-08&amp;sp=18691&amp;_popup=1" TargetMode="External"/><Relationship Id="rId456" Type="http://schemas.openxmlformats.org/officeDocument/2006/relationships/hyperlink" Target="https://maroc.observation.org/monitoring.php?id_gebied=136730&amp;id_soort=350" TargetMode="External"/><Relationship Id="rId498" Type="http://schemas.openxmlformats.org/officeDocument/2006/relationships/hyperlink" Target="https://maroc.observation.org/soort/stats/1007?area=136730" TargetMode="External"/><Relationship Id="rId621" Type="http://schemas.openxmlformats.org/officeDocument/2006/relationships/hyperlink" Target="https://maroc.observation.org/monitoring.php?id_gebied=136730&amp;id_soort=1579" TargetMode="External"/><Relationship Id="rId663" Type="http://schemas.openxmlformats.org/officeDocument/2006/relationships/hyperlink" Target="https://maroc.observation.org/monitoring.php?id_gebied=136730&amp;id_soort=248" TargetMode="External"/><Relationship Id="rId13" Type="http://schemas.openxmlformats.org/officeDocument/2006/relationships/hyperlink" Target="http://www.go-south.org/wp-content/uploads/2018/04/gsb_15_53-58.pdf" TargetMode="External"/><Relationship Id="rId109" Type="http://schemas.openxmlformats.org/officeDocument/2006/relationships/hyperlink" Target="https://maroc.observation.org/gebied/photos/136730?from=2012-05-19&amp;to=2018-12-08&amp;sp=4&amp;_popup=1" TargetMode="External"/><Relationship Id="rId260" Type="http://schemas.openxmlformats.org/officeDocument/2006/relationships/hyperlink" Target="https://maroc.observation.org/gebied/view/136730?from=2012-04-25&amp;to=2018-12-08&amp;sp=283&amp;g=" TargetMode="External"/><Relationship Id="rId316" Type="http://schemas.openxmlformats.org/officeDocument/2006/relationships/hyperlink" Target="https://maroc.observation.org/gebied/view/136730?from=2010-01-23&amp;to=2018-12-08&amp;sp=138&amp;g=" TargetMode="External"/><Relationship Id="rId523" Type="http://schemas.openxmlformats.org/officeDocument/2006/relationships/hyperlink" Target="https://maroc.observation.org/gebied/view/136730?from=2016-04-15&amp;to=2018-12-08&amp;sp=48&amp;g=" TargetMode="External"/><Relationship Id="rId55" Type="http://schemas.openxmlformats.org/officeDocument/2006/relationships/hyperlink" Target="https://maroc.observation.org/monitoring.php?id_gebied=136730&amp;id_soort=160" TargetMode="External"/><Relationship Id="rId97" Type="http://schemas.openxmlformats.org/officeDocument/2006/relationships/hyperlink" Target="https://maroc.observation.org/gebied/view/136730?from=2017-02-18&amp;to=2018-12-08&amp;sp=7&amp;g=" TargetMode="External"/><Relationship Id="rId120" Type="http://schemas.openxmlformats.org/officeDocument/2006/relationships/hyperlink" Target="https://maroc.observation.org/gebied/view/136730?from=2011-12-24&amp;to=2018-12-08&amp;sp=360&amp;g=" TargetMode="External"/><Relationship Id="rId358" Type="http://schemas.openxmlformats.org/officeDocument/2006/relationships/hyperlink" Target="https://maroc.observation.org/soort/stats/31?area=136730" TargetMode="External"/><Relationship Id="rId565" Type="http://schemas.openxmlformats.org/officeDocument/2006/relationships/hyperlink" Target="https://maroc.observation.org/monitoring.php?id_gebied=136730&amp;id_soort=1534" TargetMode="External"/><Relationship Id="rId162" Type="http://schemas.openxmlformats.org/officeDocument/2006/relationships/hyperlink" Target="https://maroc.observation.org/soort/stats/13?area=136730" TargetMode="External"/><Relationship Id="rId218" Type="http://schemas.openxmlformats.org/officeDocument/2006/relationships/hyperlink" Target="https://maroc.observation.org/monitoring.php?id_gebied=136730&amp;id_soort=129" TargetMode="External"/><Relationship Id="rId425" Type="http://schemas.openxmlformats.org/officeDocument/2006/relationships/hyperlink" Target="https://maroc.observation.org/gebied/photos/136730?from=2011-09-27&amp;to=2018-12-08&amp;sp=37&amp;_popup=1" TargetMode="External"/><Relationship Id="rId467" Type="http://schemas.openxmlformats.org/officeDocument/2006/relationships/hyperlink" Target="https://maroc.observation.org/soort/stats/192?area=136730" TargetMode="External"/><Relationship Id="rId632" Type="http://schemas.openxmlformats.org/officeDocument/2006/relationships/hyperlink" Target="https://maroc.observation.org/gebied/view/136730?from=2012-02-28&amp;to=2018-12-08&amp;sp=757&amp;g=" TargetMode="External"/><Relationship Id="rId271" Type="http://schemas.openxmlformats.org/officeDocument/2006/relationships/hyperlink" Target="https://maroc.observation.org/soort/stats/68?area=136730" TargetMode="External"/><Relationship Id="rId24" Type="http://schemas.openxmlformats.org/officeDocument/2006/relationships/image" Target="media/image5.png"/><Relationship Id="rId66" Type="http://schemas.openxmlformats.org/officeDocument/2006/relationships/hyperlink" Target="https://maroc.observation.org/soort/stats/10?area=136730" TargetMode="External"/><Relationship Id="rId131" Type="http://schemas.openxmlformats.org/officeDocument/2006/relationships/hyperlink" Target="https://maroc.observation.org/gebied/view/136730?from=2016-04-22&amp;to=2018-12-08&amp;sp=115&amp;g=" TargetMode="External"/><Relationship Id="rId327" Type="http://schemas.openxmlformats.org/officeDocument/2006/relationships/hyperlink" Target="https://maroc.observation.org/gebied/view/136730?from=2011-09-20&amp;to=2018-12-08&amp;sp=363&amp;g=" TargetMode="External"/><Relationship Id="rId369" Type="http://schemas.openxmlformats.org/officeDocument/2006/relationships/hyperlink" Target="https://maroc.observation.org/monitoring.php?id_gebied=136730&amp;id_soort=32" TargetMode="External"/><Relationship Id="rId534" Type="http://schemas.openxmlformats.org/officeDocument/2006/relationships/hyperlink" Target="https://maroc.observation.org/soort/stats/79304?area=136730" TargetMode="External"/><Relationship Id="rId576" Type="http://schemas.openxmlformats.org/officeDocument/2006/relationships/hyperlink" Target="https://maroc.observation.org/gebied/view/136730?from=2014-01-12&amp;to=2018-12-08&amp;sp=204&amp;g=" TargetMode="External"/><Relationship Id="rId173" Type="http://schemas.openxmlformats.org/officeDocument/2006/relationships/hyperlink" Target="https://maroc.observation.org/soort/stats/18?area=136730" TargetMode="External"/><Relationship Id="rId229" Type="http://schemas.openxmlformats.org/officeDocument/2006/relationships/hyperlink" Target="https://maroc.observation.org/gebied/view/136730?from=2011-11-09&amp;to=2018-12-08&amp;sp=761&amp;g=" TargetMode="External"/><Relationship Id="rId380" Type="http://schemas.openxmlformats.org/officeDocument/2006/relationships/hyperlink" Target="https://maroc.observation.org/soort/stats/191?area=136730" TargetMode="External"/><Relationship Id="rId436" Type="http://schemas.openxmlformats.org/officeDocument/2006/relationships/hyperlink" Target="https://maroc.observation.org/soort/stats/39?area=136730" TargetMode="External"/><Relationship Id="rId601" Type="http://schemas.openxmlformats.org/officeDocument/2006/relationships/hyperlink" Target="https://maroc.observation.org/soort/stats/94?area=136730" TargetMode="External"/><Relationship Id="rId643" Type="http://schemas.openxmlformats.org/officeDocument/2006/relationships/hyperlink" Target="https://maroc.observation.org/gebied/view/136730?from=2013-12-01&amp;to=2018-12-08&amp;sp=196&amp;g=" TargetMode="External"/><Relationship Id="rId240" Type="http://schemas.openxmlformats.org/officeDocument/2006/relationships/hyperlink" Target="https://maroc.observation.org/gebied/view/136730?from=2011-12-24&amp;to=2018-12-08&amp;sp=203&amp;g=" TargetMode="External"/><Relationship Id="rId478" Type="http://schemas.openxmlformats.org/officeDocument/2006/relationships/hyperlink" Target="https://maroc.observation.org/monitoring.php?id_gebied=136730&amp;id_soort=281" TargetMode="External"/><Relationship Id="rId35" Type="http://schemas.openxmlformats.org/officeDocument/2006/relationships/hyperlink" Target="https://maroc.observation.org/gebied/photos/136730?from=2013-10-13&amp;to=2018-12-08&amp;sp=800&amp;_popup=1" TargetMode="External"/><Relationship Id="rId77" Type="http://schemas.openxmlformats.org/officeDocument/2006/relationships/hyperlink" Target="https://maroc.observation.org/monitoring.php?id_gebied=136730&amp;id_soort=357" TargetMode="External"/><Relationship Id="rId100" Type="http://schemas.openxmlformats.org/officeDocument/2006/relationships/hyperlink" Target="https://maroc.observation.org/gebied/view/136730?from=2011-09-20&amp;to=2018-12-08&amp;sp=853&amp;g=" TargetMode="External"/><Relationship Id="rId282" Type="http://schemas.openxmlformats.org/officeDocument/2006/relationships/hyperlink" Target="https://maroc.observation.org/monitoring.php?id_gebied=136730&amp;id_soort=231" TargetMode="External"/><Relationship Id="rId338" Type="http://schemas.openxmlformats.org/officeDocument/2006/relationships/hyperlink" Target="https://maroc.observation.org/soort/stats/250?area=136730" TargetMode="External"/><Relationship Id="rId503" Type="http://schemas.openxmlformats.org/officeDocument/2006/relationships/hyperlink" Target="https://maroc.observation.org/gebied/view/136730?from=2018-09-08&amp;to=2018-12-08&amp;sp=1169&amp;g=" TargetMode="External"/><Relationship Id="rId545" Type="http://schemas.openxmlformats.org/officeDocument/2006/relationships/hyperlink" Target="https://maroc.observation.org/soort/stats/213?area=136730" TargetMode="External"/><Relationship Id="rId587" Type="http://schemas.openxmlformats.org/officeDocument/2006/relationships/hyperlink" Target="https://maroc.observation.org/gebied/view/136730?from=2011-12-24&amp;to=2018-12-08&amp;sp=62&amp;g=" TargetMode="External"/><Relationship Id="rId8" Type="http://schemas.openxmlformats.org/officeDocument/2006/relationships/image" Target="media/image1.png"/><Relationship Id="rId142" Type="http://schemas.openxmlformats.org/officeDocument/2006/relationships/hyperlink" Target="https://maroc.observation.org/soort/stats/267?area=136730" TargetMode="External"/><Relationship Id="rId184" Type="http://schemas.openxmlformats.org/officeDocument/2006/relationships/hyperlink" Target="https://maroc.observation.org/gebied/photos/136730?from=2015-03-22&amp;to=2018-12-08&amp;sp=17&amp;_popup=1" TargetMode="External"/><Relationship Id="rId391" Type="http://schemas.openxmlformats.org/officeDocument/2006/relationships/hyperlink" Target="https://maroc.observation.org/monitoring.php?id_gebied=136730&amp;id_soort=137" TargetMode="External"/><Relationship Id="rId405" Type="http://schemas.openxmlformats.org/officeDocument/2006/relationships/hyperlink" Target="https://maroc.observation.org/monitoring.php?id_gebied=136730&amp;id_soort=975" TargetMode="External"/><Relationship Id="rId447" Type="http://schemas.openxmlformats.org/officeDocument/2006/relationships/hyperlink" Target="https://maroc.observation.org/monitoring.php?id_gebied=136730&amp;id_soort=325" TargetMode="External"/><Relationship Id="rId612" Type="http://schemas.openxmlformats.org/officeDocument/2006/relationships/hyperlink" Target="https://maroc.observation.org/gebied/view/136730?from=2017-08-30&amp;to=2018-12-08&amp;sp=160182&amp;g=" TargetMode="External"/><Relationship Id="rId251" Type="http://schemas.openxmlformats.org/officeDocument/2006/relationships/hyperlink" Target="https://maroc.observation.org/gebied/photos/136730?from=2011-09-15&amp;to=2018-12-08&amp;sp=182&amp;_popup=1" TargetMode="External"/><Relationship Id="rId489" Type="http://schemas.openxmlformats.org/officeDocument/2006/relationships/hyperlink" Target="https://maroc.observation.org/monitoring.php?id_gebied=136730&amp;id_soort=155" TargetMode="External"/><Relationship Id="rId654" Type="http://schemas.openxmlformats.org/officeDocument/2006/relationships/hyperlink" Target="https://maroc.observation.org/soort/stats/135?area=136730" TargetMode="External"/><Relationship Id="rId46" Type="http://schemas.openxmlformats.org/officeDocument/2006/relationships/hyperlink" Target="https://maroc.observation.org/gebied/photos/136730?from=2013-12-14&amp;to=2018-12-08&amp;sp=176&amp;_popup=1" TargetMode="External"/><Relationship Id="rId293" Type="http://schemas.openxmlformats.org/officeDocument/2006/relationships/hyperlink" Target="https://maroc.observation.org/gebied/view/136730?from=2010-01-23&amp;to=2018-12-08&amp;sp=27&amp;g=" TargetMode="External"/><Relationship Id="rId307" Type="http://schemas.openxmlformats.org/officeDocument/2006/relationships/hyperlink" Target="https://maroc.observation.org/gebied/photos/136730?from=2012-06-10&amp;to=2018-12-08&amp;sp=883&amp;_popup=1" TargetMode="External"/><Relationship Id="rId349" Type="http://schemas.openxmlformats.org/officeDocument/2006/relationships/hyperlink" Target="https://maroc.observation.org/gebied/view/136730?from=2011-09-20&amp;to=2018-12-08&amp;sp=73074&amp;g=" TargetMode="External"/><Relationship Id="rId514" Type="http://schemas.openxmlformats.org/officeDocument/2006/relationships/hyperlink" Target="https://maroc.observation.org/gebied/view/136730?from=2012-10-21&amp;to=2018-12-08&amp;sp=1451&amp;g=" TargetMode="External"/><Relationship Id="rId556" Type="http://schemas.openxmlformats.org/officeDocument/2006/relationships/hyperlink" Target="https://maroc.observation.org/gebied/view/136730?from=2017-12-03&amp;to=2018-12-08&amp;sp=1141&amp;g=" TargetMode="External"/><Relationship Id="rId88" Type="http://schemas.openxmlformats.org/officeDocument/2006/relationships/hyperlink" Target="https://maroc.observation.org/soort/stats/2?area=136730" TargetMode="External"/><Relationship Id="rId111" Type="http://schemas.openxmlformats.org/officeDocument/2006/relationships/hyperlink" Target="https://maroc.observation.org/monitoring.php?id_gebied=136730&amp;id_soort=4" TargetMode="External"/><Relationship Id="rId153" Type="http://schemas.openxmlformats.org/officeDocument/2006/relationships/hyperlink" Target="https://maroc.observation.org/monitoring.php?id_gebied=136730&amp;id_soort=1532" TargetMode="External"/><Relationship Id="rId195" Type="http://schemas.openxmlformats.org/officeDocument/2006/relationships/hyperlink" Target="https://maroc.observation.org/gebied/photos/136730?from=2011-12-24&amp;to=2018-12-08&amp;sp=72858&amp;_popup=1" TargetMode="External"/><Relationship Id="rId209" Type="http://schemas.openxmlformats.org/officeDocument/2006/relationships/hyperlink" Target="https://maroc.observation.org/gebied/view/136730?from=2010-01-23&amp;to=2018-12-08&amp;sp=332&amp;g=" TargetMode="External"/><Relationship Id="rId360" Type="http://schemas.openxmlformats.org/officeDocument/2006/relationships/hyperlink" Target="https://maroc.observation.org/gebied/view/136730?from=2018-08-19&amp;to=2018-12-08&amp;sp=29&amp;g=" TargetMode="External"/><Relationship Id="rId416" Type="http://schemas.openxmlformats.org/officeDocument/2006/relationships/hyperlink" Target="https://maroc.observation.org/monitoring.php?id_gebied=136730&amp;id_soort=18691" TargetMode="External"/><Relationship Id="rId598" Type="http://schemas.openxmlformats.org/officeDocument/2006/relationships/hyperlink" Target="https://maroc.observation.org/soort/stats/356?area=136730" TargetMode="External"/><Relationship Id="rId220" Type="http://schemas.openxmlformats.org/officeDocument/2006/relationships/hyperlink" Target="https://maroc.observation.org/soort/stats/100?area=136730" TargetMode="External"/><Relationship Id="rId458" Type="http://schemas.openxmlformats.org/officeDocument/2006/relationships/hyperlink" Target="https://maroc.observation.org/soort/stats/96230?area=136730" TargetMode="External"/><Relationship Id="rId623" Type="http://schemas.openxmlformats.org/officeDocument/2006/relationships/hyperlink" Target="https://maroc.observation.org/gebied/photos/136730?from=2011-12-24&amp;to=2018-12-08&amp;sp=95&amp;_popup=1" TargetMode="External"/><Relationship Id="rId665" Type="http://schemas.openxmlformats.org/officeDocument/2006/relationships/hyperlink" Target="https://maroc.observation.org/soort/stats/174?area=136730" TargetMode="External"/><Relationship Id="rId15" Type="http://schemas.openxmlformats.org/officeDocument/2006/relationships/hyperlink" Target="http://www.go-south.org/wp-content/uploads/2018/05/gsb_15_59-63.pdf" TargetMode="External"/><Relationship Id="rId57" Type="http://schemas.openxmlformats.org/officeDocument/2006/relationships/hyperlink" Target="https://maroc.observation.org/gebied/photos/136730?from=2012-02-05&amp;to=2018-12-08&amp;sp=200&amp;_popup=1" TargetMode="External"/><Relationship Id="rId262" Type="http://schemas.openxmlformats.org/officeDocument/2006/relationships/hyperlink" Target="https://maroc.observation.org/monitoring.php?id_gebied=136730&amp;id_soort=283" TargetMode="External"/><Relationship Id="rId318" Type="http://schemas.openxmlformats.org/officeDocument/2006/relationships/hyperlink" Target="https://maroc.observation.org/soort/stats/138?area=136730" TargetMode="External"/><Relationship Id="rId525" Type="http://schemas.openxmlformats.org/officeDocument/2006/relationships/hyperlink" Target="https://maroc.observation.org/monitoring.php?id_gebied=136730&amp;id_soort=48" TargetMode="External"/><Relationship Id="rId567" Type="http://schemas.openxmlformats.org/officeDocument/2006/relationships/hyperlink" Target="https://maroc.observation.org/soort/stats/180?area=136730" TargetMode="External"/><Relationship Id="rId99" Type="http://schemas.openxmlformats.org/officeDocument/2006/relationships/hyperlink" Target="https://maroc.observation.org/monitoring.php?id_gebied=136730&amp;id_soort=7" TargetMode="External"/><Relationship Id="rId122" Type="http://schemas.openxmlformats.org/officeDocument/2006/relationships/hyperlink" Target="https://maroc.observation.org/soort/stats/360?area=136730" TargetMode="External"/><Relationship Id="rId164" Type="http://schemas.openxmlformats.org/officeDocument/2006/relationships/hyperlink" Target="https://maroc.observation.org/gebied/view/136730?from=2015-12-06&amp;to=2018-12-08&amp;sp=220&amp;g=" TargetMode="External"/><Relationship Id="rId371" Type="http://schemas.openxmlformats.org/officeDocument/2006/relationships/hyperlink" Target="https://maroc.observation.org/soort/stats/87959?area=136730" TargetMode="External"/><Relationship Id="rId427" Type="http://schemas.openxmlformats.org/officeDocument/2006/relationships/hyperlink" Target="https://maroc.observation.org/monitoring.php?id_gebied=136730&amp;id_soort=37" TargetMode="External"/><Relationship Id="rId469" Type="http://schemas.openxmlformats.org/officeDocument/2006/relationships/hyperlink" Target="https://maroc.observation.org/gebied/view/136730?from=2018-05-13&amp;to=2018-12-08&amp;sp=77688&amp;g=" TargetMode="External"/><Relationship Id="rId634" Type="http://schemas.openxmlformats.org/officeDocument/2006/relationships/hyperlink" Target="https://maroc.observation.org/soort/stats/757?area=136730" TargetMode="External"/><Relationship Id="rId26" Type="http://schemas.openxmlformats.org/officeDocument/2006/relationships/hyperlink" Target="https://maroc.observation.org/gebied/photos/136730?from=2016-01-31&amp;to=&amp;sp=61&amp;_popup=1" TargetMode="External"/><Relationship Id="rId231" Type="http://schemas.openxmlformats.org/officeDocument/2006/relationships/hyperlink" Target="https://maroc.observation.org/soort/stats/761?area=136730" TargetMode="External"/><Relationship Id="rId273" Type="http://schemas.openxmlformats.org/officeDocument/2006/relationships/hyperlink" Target="https://maroc.observation.org/gebied/view/136730?from=2012-03-03&amp;to=2018-12-08&amp;sp=133&amp;g=" TargetMode="External"/><Relationship Id="rId329" Type="http://schemas.openxmlformats.org/officeDocument/2006/relationships/hyperlink" Target="https://maroc.observation.org/monitoring.php?id_gebied=136730&amp;id_soort=363" TargetMode="External"/><Relationship Id="rId480" Type="http://schemas.openxmlformats.org/officeDocument/2006/relationships/hyperlink" Target="https://maroc.observation.org/soort/stats/20822?area=136730" TargetMode="External"/><Relationship Id="rId536" Type="http://schemas.openxmlformats.org/officeDocument/2006/relationships/hyperlink" Target="https://maroc.observation.org/gebied/view/136730?from=2012-05-13&amp;to=2018-12-08&amp;sp=302&amp;g=" TargetMode="External"/><Relationship Id="rId68" Type="http://schemas.openxmlformats.org/officeDocument/2006/relationships/hyperlink" Target="https://maroc.observation.org/gebied/view/136730?from=2012-03-03&amp;to=2018-12-08&amp;sp=184&amp;g=" TargetMode="External"/><Relationship Id="rId133" Type="http://schemas.openxmlformats.org/officeDocument/2006/relationships/hyperlink" Target="https://maroc.observation.org/monitoring.php?id_gebied=136730&amp;id_soort=115" TargetMode="External"/><Relationship Id="rId175" Type="http://schemas.openxmlformats.org/officeDocument/2006/relationships/hyperlink" Target="https://maroc.observation.org/gebied/view/136730?from=2018-03-10&amp;to=2018-12-08&amp;sp=276&amp;g=" TargetMode="External"/><Relationship Id="rId340" Type="http://schemas.openxmlformats.org/officeDocument/2006/relationships/hyperlink" Target="https://maroc.observation.org/gebied/view/136730?from=2011-09-27&amp;to=2018-12-08&amp;sp=131&amp;g=" TargetMode="External"/><Relationship Id="rId578" Type="http://schemas.openxmlformats.org/officeDocument/2006/relationships/hyperlink" Target="https://maroc.observation.org/soort/stats/204?area=136730" TargetMode="External"/><Relationship Id="rId200" Type="http://schemas.openxmlformats.org/officeDocument/2006/relationships/hyperlink" Target="https://maroc.observation.org/soort/stats/149?area=136730" TargetMode="External"/><Relationship Id="rId382" Type="http://schemas.openxmlformats.org/officeDocument/2006/relationships/hyperlink" Target="https://maroc.observation.org/gebied/view/136730?from=2012-07-14&amp;to=2018-12-08&amp;sp=964&amp;g=" TargetMode="External"/><Relationship Id="rId438" Type="http://schemas.openxmlformats.org/officeDocument/2006/relationships/hyperlink" Target="https://maroc.observation.org/gebied/view/136730?from=2012-03-03&amp;to=2018-12-08&amp;sp=188&amp;g=" TargetMode="External"/><Relationship Id="rId603" Type="http://schemas.openxmlformats.org/officeDocument/2006/relationships/hyperlink" Target="https://maroc.observation.org/gebied/view/136730?from=2016-11-06&amp;to=2018-12-08&amp;sp=44&amp;g=" TargetMode="External"/><Relationship Id="rId645" Type="http://schemas.openxmlformats.org/officeDocument/2006/relationships/hyperlink" Target="https://maroc.observation.org/monitoring.php?id_gebied=136730&amp;id_soort=196" TargetMode="External"/><Relationship Id="rId242" Type="http://schemas.openxmlformats.org/officeDocument/2006/relationships/hyperlink" Target="https://maroc.observation.org/monitoring.php?id_gebied=136730&amp;id_soort=203" TargetMode="External"/><Relationship Id="rId284" Type="http://schemas.openxmlformats.org/officeDocument/2006/relationships/hyperlink" Target="https://maroc.observation.org/gebied/photos/136730?from=2011-12-24&amp;to=2018-12-08&amp;sp=25&amp;_popup=1" TargetMode="External"/><Relationship Id="rId491" Type="http://schemas.openxmlformats.org/officeDocument/2006/relationships/hyperlink" Target="https://maroc.observation.org/gebied/photos/136730?from=2011-12-24&amp;to=2018-12-08&amp;sp=65&amp;_popup=1" TargetMode="External"/><Relationship Id="rId505" Type="http://schemas.openxmlformats.org/officeDocument/2006/relationships/hyperlink" Target="https://maroc.observation.org/monitoring.php?id_gebied=136730&amp;id_soort=1169" TargetMode="External"/><Relationship Id="rId37" Type="http://schemas.openxmlformats.org/officeDocument/2006/relationships/hyperlink" Target="https://maroc.observation.org/monitoring.php?id_gebied=136730&amp;id_soort=800" TargetMode="External"/><Relationship Id="rId79" Type="http://schemas.openxmlformats.org/officeDocument/2006/relationships/hyperlink" Target="https://maroc.observation.org/soort/stats/70264?area=136730" TargetMode="External"/><Relationship Id="rId102" Type="http://schemas.openxmlformats.org/officeDocument/2006/relationships/hyperlink" Target="https://maroc.observation.org/soort/stats/853?area=136730" TargetMode="External"/><Relationship Id="rId144" Type="http://schemas.openxmlformats.org/officeDocument/2006/relationships/hyperlink" Target="https://maroc.observation.org/gebied/view/136730?from=2012-03-03&amp;to=2018-12-08&amp;sp=58&amp;g=" TargetMode="External"/><Relationship Id="rId547" Type="http://schemas.openxmlformats.org/officeDocument/2006/relationships/hyperlink" Target="https://maroc.observation.org/gebied/view/136730?from=2013-04-11&amp;to=2018-12-08&amp;sp=189&amp;g=" TargetMode="External"/><Relationship Id="rId589" Type="http://schemas.openxmlformats.org/officeDocument/2006/relationships/hyperlink" Target="https://maroc.observation.org/soort/stats/62?area=136730" TargetMode="External"/><Relationship Id="rId90" Type="http://schemas.openxmlformats.org/officeDocument/2006/relationships/hyperlink" Target="https://maroc.observation.org/gebied/view/136730?from=2011-12-24&amp;to=2018-12-08&amp;sp=1401&amp;g=" TargetMode="External"/><Relationship Id="rId186" Type="http://schemas.openxmlformats.org/officeDocument/2006/relationships/hyperlink" Target="https://maroc.observation.org/monitoring.php?id_gebied=136730&amp;id_soort=17" TargetMode="External"/><Relationship Id="rId351" Type="http://schemas.openxmlformats.org/officeDocument/2006/relationships/hyperlink" Target="https://maroc.observation.org/monitoring.php?id_gebied=136730&amp;id_soort=73074" TargetMode="External"/><Relationship Id="rId393" Type="http://schemas.openxmlformats.org/officeDocument/2006/relationships/hyperlink" Target="https://maroc.observation.org/soort/stats/33?area=136730" TargetMode="External"/><Relationship Id="rId407" Type="http://schemas.openxmlformats.org/officeDocument/2006/relationships/hyperlink" Target="https://maroc.observation.org/gebied/photos/136730?from=2012-06-10&amp;to=2018-12-08&amp;sp=216&amp;_popup=1" TargetMode="External"/><Relationship Id="rId449" Type="http://schemas.openxmlformats.org/officeDocument/2006/relationships/hyperlink" Target="https://maroc.observation.org/soort/stats/52?area=136730" TargetMode="External"/><Relationship Id="rId614" Type="http://schemas.openxmlformats.org/officeDocument/2006/relationships/hyperlink" Target="https://maroc.observation.org/monitoring.php?id_gebied=136730&amp;id_soort=160182" TargetMode="External"/><Relationship Id="rId656" Type="http://schemas.openxmlformats.org/officeDocument/2006/relationships/hyperlink" Target="https://maroc.observation.org/gebied/view/136730?from=2012-05-13&amp;to=2018-12-08&amp;sp=162&amp;g=" TargetMode="External"/><Relationship Id="rId211" Type="http://schemas.openxmlformats.org/officeDocument/2006/relationships/hyperlink" Target="https://maroc.observation.org/soort/stats/332?area=136730" TargetMode="External"/><Relationship Id="rId253" Type="http://schemas.openxmlformats.org/officeDocument/2006/relationships/hyperlink" Target="https://maroc.observation.org/monitoring.php?id_gebied=136730&amp;id_soort=182" TargetMode="External"/><Relationship Id="rId295" Type="http://schemas.openxmlformats.org/officeDocument/2006/relationships/hyperlink" Target="https://maroc.observation.org/soort/stats/27?area=136730" TargetMode="External"/><Relationship Id="rId309" Type="http://schemas.openxmlformats.org/officeDocument/2006/relationships/hyperlink" Target="https://maroc.observation.org/monitoring.php?id_gebied=136730&amp;id_soort=883" TargetMode="External"/><Relationship Id="rId460" Type="http://schemas.openxmlformats.org/officeDocument/2006/relationships/hyperlink" Target="https://maroc.observation.org/gebied/view/136730?from=2012-06-10&amp;to=2018-12-08&amp;sp=126&amp;g=" TargetMode="External"/><Relationship Id="rId516" Type="http://schemas.openxmlformats.org/officeDocument/2006/relationships/hyperlink" Target="https://maroc.observation.org/monitoring.php?id_gebied=136730&amp;id_soort=1451" TargetMode="External"/><Relationship Id="rId48" Type="http://schemas.openxmlformats.org/officeDocument/2006/relationships/hyperlink" Target="https://maroc.observation.org/monitoring.php?id_gebied=136730&amp;id_soort=176" TargetMode="External"/><Relationship Id="rId113" Type="http://schemas.openxmlformats.org/officeDocument/2006/relationships/hyperlink" Target="https://maroc.observation.org/gebied/photos/136730?from=2012-05-13&amp;to=2018-12-08&amp;sp=5&amp;_popup=1" TargetMode="External"/><Relationship Id="rId320" Type="http://schemas.openxmlformats.org/officeDocument/2006/relationships/hyperlink" Target="https://maroc.observation.org/gebied/view/136730?from=2013-01-22&amp;to=2018-12-08&amp;sp=84&amp;g=" TargetMode="External"/><Relationship Id="rId558" Type="http://schemas.openxmlformats.org/officeDocument/2006/relationships/hyperlink" Target="https://maroc.observation.org/monitoring.php?id_gebied=136730&amp;id_soort=1141" TargetMode="External"/><Relationship Id="rId155" Type="http://schemas.openxmlformats.org/officeDocument/2006/relationships/hyperlink" Target="https://maroc.observation.org/soort/stats/178?area=136730" TargetMode="External"/><Relationship Id="rId197" Type="http://schemas.openxmlformats.org/officeDocument/2006/relationships/hyperlink" Target="https://maroc.observation.org/monitoring.php?id_gebied=136730&amp;id_soort=72858" TargetMode="External"/><Relationship Id="rId362" Type="http://schemas.openxmlformats.org/officeDocument/2006/relationships/hyperlink" Target="https://maroc.observation.org/monitoring.php?id_gebied=136730&amp;id_soort=29" TargetMode="External"/><Relationship Id="rId418" Type="http://schemas.openxmlformats.org/officeDocument/2006/relationships/hyperlink" Target="https://maroc.observation.org/gebied/photos/136730?from=2012-04-14&amp;to=2018-12-08&amp;sp=20701&amp;_popup=1" TargetMode="External"/><Relationship Id="rId625" Type="http://schemas.openxmlformats.org/officeDocument/2006/relationships/hyperlink" Target="https://maroc.observation.org/monitoring.php?id_gebied=136730&amp;id_soort=95" TargetMode="External"/><Relationship Id="rId222" Type="http://schemas.openxmlformats.org/officeDocument/2006/relationships/hyperlink" Target="https://maroc.observation.org/gebied/view/136730?from=2011-09-16&amp;to=2018-12-08&amp;sp=206&amp;g=" TargetMode="External"/><Relationship Id="rId264" Type="http://schemas.openxmlformats.org/officeDocument/2006/relationships/hyperlink" Target="https://maroc.observation.org/soort/stats/339?area=136730" TargetMode="External"/><Relationship Id="rId471" Type="http://schemas.openxmlformats.org/officeDocument/2006/relationships/hyperlink" Target="https://maroc.observation.org/monitoring.php?id_gebied=136730&amp;id_soort=77688" TargetMode="External"/><Relationship Id="rId667" Type="http://schemas.openxmlformats.org/officeDocument/2006/relationships/hyperlink" Target="https://maroc.observation.org/gebied/view/136730?from=2012-05-05&amp;to=2018-12-08&amp;sp=57&amp;g=" TargetMode="External"/><Relationship Id="rId17" Type="http://schemas.openxmlformats.org/officeDocument/2006/relationships/hyperlink" Target="http://go-south.org/wp-content/uploads/2014/07/gsb_10_21-26.pdf" TargetMode="External"/><Relationship Id="rId59" Type="http://schemas.openxmlformats.org/officeDocument/2006/relationships/hyperlink" Target="https://maroc.observation.org/monitoring.php?id_gebied=136730&amp;id_soort=200" TargetMode="External"/><Relationship Id="rId124" Type="http://schemas.openxmlformats.org/officeDocument/2006/relationships/hyperlink" Target="https://maroc.observation.org/gebied/view/136730?from=2011-12-24&amp;to=2018-12-08&amp;sp=64&amp;g=" TargetMode="External"/><Relationship Id="rId527" Type="http://schemas.openxmlformats.org/officeDocument/2006/relationships/hyperlink" Target="https://maroc.observation.org/gebied/photos/136730?from=2012-10-06&amp;to=2018-12-08&amp;sp=130&amp;_popup=1" TargetMode="External"/><Relationship Id="rId569" Type="http://schemas.openxmlformats.org/officeDocument/2006/relationships/hyperlink" Target="https://maroc.observation.org/gebied/view/136730?from=2012-02-05&amp;to=2018-12-08&amp;sp=20601&amp;g=" TargetMode="External"/><Relationship Id="rId70" Type="http://schemas.openxmlformats.org/officeDocument/2006/relationships/hyperlink" Target="https://maroc.observation.org/monitoring.php?id_gebied=136730&amp;id_soort=184" TargetMode="External"/><Relationship Id="rId166" Type="http://schemas.openxmlformats.org/officeDocument/2006/relationships/hyperlink" Target="https://maroc.observation.org/monitoring.php?id_gebied=136730&amp;id_soort=220" TargetMode="External"/><Relationship Id="rId331" Type="http://schemas.openxmlformats.org/officeDocument/2006/relationships/hyperlink" Target="https://maroc.observation.org/soort/stats/183?area=136730" TargetMode="External"/><Relationship Id="rId373" Type="http://schemas.openxmlformats.org/officeDocument/2006/relationships/hyperlink" Target="https://maroc.observation.org/gebied/view/136730?from=2016-08-28&amp;to=2018-12-08&amp;sp=120&amp;g=" TargetMode="External"/><Relationship Id="rId429" Type="http://schemas.openxmlformats.org/officeDocument/2006/relationships/hyperlink" Target="https://maroc.observation.org/soort/stats/1386?area=136730" TargetMode="External"/><Relationship Id="rId580" Type="http://schemas.openxmlformats.org/officeDocument/2006/relationships/hyperlink" Target="https://maroc.observation.org/gebied/view/136730?from=2012-05-13&amp;to=2018-12-08&amp;sp=105&amp;g=" TargetMode="External"/><Relationship Id="rId636" Type="http://schemas.openxmlformats.org/officeDocument/2006/relationships/hyperlink" Target="https://maroc.observation.org/gebied/view/136730?from=2010-01-23&amp;to=2018-12-08&amp;sp=103&amp;g=" TargetMode="External"/><Relationship Id="rId1" Type="http://schemas.openxmlformats.org/officeDocument/2006/relationships/customXml" Target="../customXml/item1.xml"/><Relationship Id="rId233" Type="http://schemas.openxmlformats.org/officeDocument/2006/relationships/hyperlink" Target="https://maroc.observation.org/gebied/view/136730?from=2011-09-15&amp;to=2018-12-08&amp;sp=23&amp;g=" TargetMode="External"/><Relationship Id="rId440" Type="http://schemas.openxmlformats.org/officeDocument/2006/relationships/hyperlink" Target="https://maroc.observation.org/soort/stats/188?area=136730" TargetMode="External"/><Relationship Id="rId28" Type="http://schemas.openxmlformats.org/officeDocument/2006/relationships/image" Target="media/image6.png"/><Relationship Id="rId275" Type="http://schemas.openxmlformats.org/officeDocument/2006/relationships/hyperlink" Target="https://maroc.observation.org/monitoring.php?id_gebied=136730&amp;id_soort=133" TargetMode="External"/><Relationship Id="rId300" Type="http://schemas.openxmlformats.org/officeDocument/2006/relationships/hyperlink" Target="https://maroc.observation.org/gebied/view/136730?from=2013-04-28&amp;to=2018-12-08&amp;sp=210&amp;g=" TargetMode="External"/><Relationship Id="rId482" Type="http://schemas.openxmlformats.org/officeDocument/2006/relationships/hyperlink" Target="https://maroc.observation.org/gebied/view/136730?from=2012-03-03&amp;to=2018-12-08&amp;sp=76691&amp;g=" TargetMode="External"/><Relationship Id="rId538" Type="http://schemas.openxmlformats.org/officeDocument/2006/relationships/hyperlink" Target="https://maroc.observation.org/soort/stats/302?area=136730" TargetMode="External"/><Relationship Id="rId81" Type="http://schemas.openxmlformats.org/officeDocument/2006/relationships/hyperlink" Target="https://maroc.observation.org/gebied/view/136730?from=2013-04-06&amp;to=2018-12-08&amp;sp=287&amp;g=" TargetMode="External"/><Relationship Id="rId135" Type="http://schemas.openxmlformats.org/officeDocument/2006/relationships/hyperlink" Target="https://maroc.observation.org/soort/stats/132?area=136730" TargetMode="External"/><Relationship Id="rId177" Type="http://schemas.openxmlformats.org/officeDocument/2006/relationships/hyperlink" Target="https://maroc.observation.org/soort/stats/276?area=136730" TargetMode="External"/><Relationship Id="rId342" Type="http://schemas.openxmlformats.org/officeDocument/2006/relationships/hyperlink" Target="https://maroc.observation.org/monitoring.php?id_gebied=136730&amp;id_soort=131" TargetMode="External"/><Relationship Id="rId384" Type="http://schemas.openxmlformats.org/officeDocument/2006/relationships/hyperlink" Target="https://maroc.observation.org/soort/stats/964?area=136730" TargetMode="External"/><Relationship Id="rId591" Type="http://schemas.openxmlformats.org/officeDocument/2006/relationships/hyperlink" Target="https://maroc.observation.org/gebied/view/136730?from=2013-04-06&amp;to=2018-12-08&amp;sp=295&amp;g=" TargetMode="External"/><Relationship Id="rId605" Type="http://schemas.openxmlformats.org/officeDocument/2006/relationships/hyperlink" Target="https://maroc.observation.org/monitoring.php?id_gebied=136730&amp;id_soort=44" TargetMode="External"/><Relationship Id="rId202" Type="http://schemas.openxmlformats.org/officeDocument/2006/relationships/hyperlink" Target="https://maroc.observation.org/gebied/view/136730?from=2012-04-01&amp;to=2018-12-08&amp;sp=21&amp;g=" TargetMode="External"/><Relationship Id="rId244" Type="http://schemas.openxmlformats.org/officeDocument/2006/relationships/hyperlink" Target="https://maroc.observation.org/soort/stats/170?area=136730" TargetMode="External"/><Relationship Id="rId647" Type="http://schemas.openxmlformats.org/officeDocument/2006/relationships/hyperlink" Target="https://maroc.observation.org/soort/stats/193?area=136730" TargetMode="External"/><Relationship Id="rId39" Type="http://schemas.openxmlformats.org/officeDocument/2006/relationships/hyperlink" Target="https://maroc.observation.org/gebied/photos/136730?from=2010-01-23&amp;to=2018-12-08&amp;sp=175&amp;_popup=1" TargetMode="External"/><Relationship Id="rId286" Type="http://schemas.openxmlformats.org/officeDocument/2006/relationships/hyperlink" Target="https://maroc.observation.org/monitoring.php?id_gebied=136730&amp;id_soort=25" TargetMode="External"/><Relationship Id="rId451" Type="http://schemas.openxmlformats.org/officeDocument/2006/relationships/hyperlink" Target="https://maroc.observation.org/gebied/view/136730?from=2012-03-02&amp;to=2018-12-08&amp;sp=53&amp;g=" TargetMode="External"/><Relationship Id="rId493" Type="http://schemas.openxmlformats.org/officeDocument/2006/relationships/hyperlink" Target="https://maroc.observation.org/monitoring.php?id_gebied=136730&amp;id_soort=65" TargetMode="External"/><Relationship Id="rId507" Type="http://schemas.openxmlformats.org/officeDocument/2006/relationships/hyperlink" Target="https://maroc.observation.org/gebied/photos/136730?from=2012-05-13&amp;to=2018-12-08&amp;sp=89&amp;_popup=1" TargetMode="External"/><Relationship Id="rId549" Type="http://schemas.openxmlformats.org/officeDocument/2006/relationships/hyperlink" Target="https://maroc.observation.org/monitoring.php?id_gebied=136730&amp;id_soort=18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749EAA-227C-47FB-AE3B-7C81AF199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TotalTime>
  <Pages>46</Pages>
  <Words>11556</Words>
  <Characters>63564</Characters>
  <Application>Microsoft Office Word</Application>
  <DocSecurity>0</DocSecurity>
  <Lines>529</Lines>
  <Paragraphs>149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300</cp:revision>
  <dcterms:created xsi:type="dcterms:W3CDTF">2018-12-09T06:10:00Z</dcterms:created>
  <dcterms:modified xsi:type="dcterms:W3CDTF">2018-12-22T11:09:00Z</dcterms:modified>
</cp:coreProperties>
</file>